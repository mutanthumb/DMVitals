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95E420" w14:textId="71594FE6" w:rsidR="000C6FF9" w:rsidRPr="00C0540F" w:rsidDel="00F63596" w:rsidRDefault="000C6FF9" w:rsidP="00C0540F">
      <w:pPr>
        <w:jc w:val="center"/>
        <w:rPr>
          <w:del w:id="0" w:author="Sherry Lake" w:date="2016-02-01T14:47:00Z"/>
          <w:rFonts w:cs="Arial"/>
          <w:b/>
        </w:rPr>
      </w:pPr>
      <w:del w:id="1" w:author="Sherry Lake" w:date="2016-02-01T14:47:00Z">
        <w:r w:rsidRPr="00C0540F" w:rsidDel="00F63596">
          <w:rPr>
            <w:rFonts w:cs="Arial"/>
            <w:b/>
          </w:rPr>
          <w:delText>Data Management Assessment and Planning Tools</w:delText>
        </w:r>
      </w:del>
    </w:p>
    <w:p w14:paraId="277CE947" w14:textId="620659F4" w:rsidR="000C6FF9" w:rsidRPr="00C0540F" w:rsidDel="00F63596" w:rsidRDefault="000C6FF9" w:rsidP="00C0540F">
      <w:pPr>
        <w:ind w:left="360"/>
        <w:jc w:val="center"/>
        <w:rPr>
          <w:del w:id="2" w:author="Sherry Lake" w:date="2016-02-01T14:47:00Z"/>
          <w:rStyle w:val="email"/>
        </w:rPr>
      </w:pPr>
      <w:del w:id="3" w:author="Sherry Lake" w:date="2016-02-01T14:47:00Z">
        <w:r w:rsidRPr="00C0540F" w:rsidDel="00F63596">
          <w:rPr>
            <w:rStyle w:val="email"/>
          </w:rPr>
          <w:delText>Andrew Sallans, University of Virginia</w:delText>
        </w:r>
      </w:del>
    </w:p>
    <w:p w14:paraId="075D80F6" w14:textId="604BBA2C" w:rsidR="000C6FF9" w:rsidRPr="00C0540F" w:rsidDel="00F63596" w:rsidRDefault="000C6FF9" w:rsidP="00C0540F">
      <w:pPr>
        <w:ind w:left="360"/>
        <w:jc w:val="center"/>
        <w:rPr>
          <w:del w:id="4" w:author="Sherry Lake" w:date="2016-02-01T14:47:00Z"/>
        </w:rPr>
      </w:pPr>
      <w:del w:id="5" w:author="Sherry Lake" w:date="2016-02-01T14:47:00Z">
        <w:r w:rsidRPr="00C0540F" w:rsidDel="00F63596">
          <w:rPr>
            <w:rFonts w:cs="Arial"/>
          </w:rPr>
          <w:delText>Sherry Lake, University of Virginia</w:delText>
        </w:r>
      </w:del>
    </w:p>
    <w:p w14:paraId="52E74BA5" w14:textId="543211AF" w:rsidR="00E84919" w:rsidRPr="00C0540F" w:rsidDel="00F63596" w:rsidRDefault="00E84919" w:rsidP="00C0540F">
      <w:pPr>
        <w:pStyle w:val="Normal1"/>
        <w:spacing w:line="480" w:lineRule="auto"/>
        <w:rPr>
          <w:del w:id="6" w:author="Sherry Lake" w:date="2016-02-01T14:47:00Z"/>
          <w:rFonts w:asciiTheme="minorHAnsi" w:hAnsiTheme="minorHAnsi"/>
          <w:sz w:val="24"/>
        </w:rPr>
      </w:pPr>
    </w:p>
    <w:p w14:paraId="0E4DD52E" w14:textId="5FFB2085" w:rsidR="00E84919" w:rsidRPr="00C0540F" w:rsidDel="00F63596" w:rsidRDefault="000C6FF9" w:rsidP="00C0540F">
      <w:pPr>
        <w:pStyle w:val="Normal1"/>
        <w:spacing w:line="480" w:lineRule="auto"/>
        <w:rPr>
          <w:del w:id="7" w:author="Sherry Lake" w:date="2016-02-01T14:47:00Z"/>
          <w:rFonts w:asciiTheme="minorHAnsi" w:hAnsiTheme="minorHAnsi"/>
          <w:sz w:val="24"/>
        </w:rPr>
      </w:pPr>
      <w:del w:id="8" w:author="Sherry Lake" w:date="2016-02-01T14:47:00Z">
        <w:r w:rsidRPr="00C0540F" w:rsidDel="00F63596">
          <w:rPr>
            <w:rFonts w:asciiTheme="minorHAnsi" w:hAnsiTheme="minorHAnsi"/>
            <w:b/>
            <w:sz w:val="24"/>
          </w:rPr>
          <w:delText xml:space="preserve">Introduction: </w:delText>
        </w:r>
        <w:r w:rsidR="00FA5672" w:rsidDel="00F63596">
          <w:rPr>
            <w:rFonts w:asciiTheme="minorHAnsi" w:hAnsiTheme="minorHAnsi"/>
            <w:b/>
            <w:sz w:val="24"/>
          </w:rPr>
          <w:delText>T</w:delText>
        </w:r>
        <w:r w:rsidR="00FA5672" w:rsidRPr="00C0540F" w:rsidDel="00F63596">
          <w:rPr>
            <w:rFonts w:asciiTheme="minorHAnsi" w:hAnsiTheme="minorHAnsi"/>
            <w:b/>
            <w:sz w:val="24"/>
          </w:rPr>
          <w:delText xml:space="preserve">he </w:delText>
        </w:r>
        <w:r w:rsidR="00FA5672" w:rsidDel="00F63596">
          <w:rPr>
            <w:rFonts w:asciiTheme="minorHAnsi" w:hAnsiTheme="minorHAnsi"/>
            <w:b/>
            <w:sz w:val="24"/>
          </w:rPr>
          <w:delText>C</w:delText>
        </w:r>
        <w:r w:rsidR="00FA5672" w:rsidRPr="00C0540F" w:rsidDel="00F63596">
          <w:rPr>
            <w:rFonts w:asciiTheme="minorHAnsi" w:hAnsiTheme="minorHAnsi"/>
            <w:b/>
            <w:sz w:val="24"/>
          </w:rPr>
          <w:delText xml:space="preserve">hallenge </w:delText>
        </w:r>
        <w:r w:rsidR="00E84919" w:rsidRPr="00C0540F" w:rsidDel="00F63596">
          <w:rPr>
            <w:rFonts w:asciiTheme="minorHAnsi" w:hAnsiTheme="minorHAnsi"/>
            <w:b/>
            <w:sz w:val="24"/>
          </w:rPr>
          <w:delText xml:space="preserve">of </w:delText>
        </w:r>
        <w:r w:rsidR="00FA5672" w:rsidDel="00F63596">
          <w:rPr>
            <w:rFonts w:asciiTheme="minorHAnsi" w:hAnsiTheme="minorHAnsi"/>
            <w:b/>
            <w:sz w:val="24"/>
          </w:rPr>
          <w:delText>D</w:delText>
        </w:r>
        <w:r w:rsidR="00FA5672" w:rsidRPr="00C0540F" w:rsidDel="00F63596">
          <w:rPr>
            <w:rFonts w:asciiTheme="minorHAnsi" w:hAnsiTheme="minorHAnsi"/>
            <w:b/>
            <w:sz w:val="24"/>
          </w:rPr>
          <w:delText xml:space="preserve">ata </w:delText>
        </w:r>
        <w:r w:rsidR="00FA5672" w:rsidDel="00F63596">
          <w:rPr>
            <w:rFonts w:asciiTheme="minorHAnsi" w:hAnsiTheme="minorHAnsi"/>
            <w:b/>
            <w:sz w:val="24"/>
          </w:rPr>
          <w:delText>M</w:delText>
        </w:r>
        <w:r w:rsidR="00FA5672" w:rsidRPr="00C0540F" w:rsidDel="00F63596">
          <w:rPr>
            <w:rFonts w:asciiTheme="minorHAnsi" w:hAnsiTheme="minorHAnsi"/>
            <w:b/>
            <w:sz w:val="24"/>
          </w:rPr>
          <w:delText>anagement</w:delText>
        </w:r>
      </w:del>
    </w:p>
    <w:p w14:paraId="7991F067" w14:textId="6B6FA293" w:rsidR="00E84919" w:rsidRPr="00C0540F" w:rsidDel="00F63596" w:rsidRDefault="00280A8C" w:rsidP="00C0540F">
      <w:pPr>
        <w:pStyle w:val="Normal1"/>
        <w:spacing w:line="480" w:lineRule="auto"/>
        <w:rPr>
          <w:del w:id="9" w:author="Sherry Lake" w:date="2016-02-01T14:47:00Z"/>
          <w:rFonts w:asciiTheme="minorHAnsi" w:hAnsiTheme="minorHAnsi"/>
          <w:sz w:val="24"/>
        </w:rPr>
      </w:pPr>
      <w:del w:id="10" w:author="Sherry Lake" w:date="2016-02-01T14:47:00Z">
        <w:r w:rsidRPr="00C0540F" w:rsidDel="00F63596">
          <w:rPr>
            <w:rFonts w:asciiTheme="minorHAnsi" w:hAnsiTheme="minorHAnsi"/>
            <w:sz w:val="24"/>
          </w:rPr>
          <w:delText>Data is</w:delText>
        </w:r>
        <w:r w:rsidR="00E84919" w:rsidRPr="00C0540F" w:rsidDel="00F63596">
          <w:rPr>
            <w:rFonts w:asciiTheme="minorHAnsi" w:hAnsiTheme="minorHAnsi"/>
            <w:sz w:val="24"/>
          </w:rPr>
          <w:delText xml:space="preserve"> one of the hottest topics </w:delText>
        </w:r>
        <w:r w:rsidR="005D6B66" w:rsidDel="00F63596">
          <w:rPr>
            <w:rFonts w:asciiTheme="minorHAnsi" w:hAnsiTheme="minorHAnsi"/>
            <w:sz w:val="24"/>
          </w:rPr>
          <w:delText>in recent years</w:delText>
        </w:r>
        <w:r w:rsidR="007A3A5F" w:rsidRPr="00C0540F" w:rsidDel="00F63596">
          <w:rPr>
            <w:rFonts w:asciiTheme="minorHAnsi" w:hAnsiTheme="minorHAnsi"/>
            <w:sz w:val="24"/>
          </w:rPr>
          <w:delText xml:space="preserve">. </w:delText>
        </w:r>
        <w:r w:rsidR="00E84919" w:rsidRPr="00C0540F" w:rsidDel="00F63596">
          <w:rPr>
            <w:rFonts w:asciiTheme="minorHAnsi" w:hAnsiTheme="minorHAnsi"/>
            <w:sz w:val="24"/>
          </w:rPr>
          <w:delText>In the academic world, we see continuous discussion of new initiatives for data-intensive research</w:delText>
        </w:r>
        <w:r w:rsidR="002A116E" w:rsidDel="00F63596">
          <w:rPr>
            <w:rFonts w:asciiTheme="minorHAnsi" w:hAnsiTheme="minorHAnsi"/>
            <w:sz w:val="24"/>
          </w:rPr>
          <w:delText>,</w:delText>
        </w:r>
        <w:r w:rsidR="00275DE0" w:rsidDel="00F63596">
          <w:rPr>
            <w:rFonts w:asciiTheme="minorHAnsi" w:hAnsiTheme="minorHAnsi"/>
            <w:sz w:val="24"/>
          </w:rPr>
          <w:delText xml:space="preserve"> </w:delText>
        </w:r>
        <w:r w:rsidR="005D6B66" w:rsidDel="00F63596">
          <w:rPr>
            <w:rFonts w:asciiTheme="minorHAnsi" w:hAnsiTheme="minorHAnsi"/>
            <w:sz w:val="24"/>
          </w:rPr>
          <w:delText xml:space="preserve">of </w:delText>
        </w:r>
        <w:r w:rsidR="005D6B66" w:rsidRPr="00C0540F" w:rsidDel="00F63596">
          <w:rPr>
            <w:rFonts w:asciiTheme="minorHAnsi" w:hAnsiTheme="minorHAnsi"/>
            <w:sz w:val="24"/>
          </w:rPr>
          <w:delText>how</w:delText>
        </w:r>
        <w:r w:rsidR="00E84919" w:rsidRPr="00C0540F" w:rsidDel="00F63596">
          <w:rPr>
            <w:rFonts w:asciiTheme="minorHAnsi" w:hAnsiTheme="minorHAnsi"/>
            <w:sz w:val="24"/>
          </w:rPr>
          <w:delText xml:space="preserve"> institutions and disciplines should engage with </w:delText>
        </w:r>
        <w:r w:rsidR="00FA221C" w:rsidDel="00F63596">
          <w:rPr>
            <w:rFonts w:asciiTheme="minorHAnsi" w:hAnsiTheme="minorHAnsi"/>
            <w:sz w:val="24"/>
          </w:rPr>
          <w:delText>“b</w:delText>
        </w:r>
        <w:r w:rsidR="00FA221C" w:rsidRPr="00C0540F" w:rsidDel="00F63596">
          <w:rPr>
            <w:rFonts w:asciiTheme="minorHAnsi" w:hAnsiTheme="minorHAnsi"/>
            <w:sz w:val="24"/>
          </w:rPr>
          <w:delText xml:space="preserve">ig </w:delText>
        </w:r>
        <w:r w:rsidR="00FA221C" w:rsidDel="00F63596">
          <w:rPr>
            <w:rFonts w:asciiTheme="minorHAnsi" w:hAnsiTheme="minorHAnsi"/>
            <w:sz w:val="24"/>
          </w:rPr>
          <w:delText>d</w:delText>
        </w:r>
        <w:r w:rsidR="00FA221C" w:rsidRPr="00C0540F" w:rsidDel="00F63596">
          <w:rPr>
            <w:rFonts w:asciiTheme="minorHAnsi" w:hAnsiTheme="minorHAnsi"/>
            <w:sz w:val="24"/>
          </w:rPr>
          <w:delText>ata</w:delText>
        </w:r>
        <w:r w:rsidR="002A116E" w:rsidDel="00F63596">
          <w:rPr>
            <w:rFonts w:asciiTheme="minorHAnsi" w:hAnsiTheme="minorHAnsi"/>
            <w:sz w:val="24"/>
          </w:rPr>
          <w:delText>,</w:delText>
        </w:r>
        <w:r w:rsidR="00FA221C" w:rsidDel="00F63596">
          <w:rPr>
            <w:rFonts w:asciiTheme="minorHAnsi" w:hAnsiTheme="minorHAnsi"/>
            <w:sz w:val="24"/>
          </w:rPr>
          <w:delText>”</w:delText>
        </w:r>
        <w:r w:rsidR="002A116E" w:rsidDel="00F63596">
          <w:rPr>
            <w:rFonts w:asciiTheme="minorHAnsi" w:hAnsiTheme="minorHAnsi"/>
            <w:sz w:val="24"/>
          </w:rPr>
          <w:delText xml:space="preserve"> </w:delText>
        </w:r>
        <w:r w:rsidR="00E84919" w:rsidRPr="00C0540F" w:rsidDel="00F63596">
          <w:rPr>
            <w:rFonts w:asciiTheme="minorHAnsi" w:hAnsiTheme="minorHAnsi"/>
            <w:sz w:val="24"/>
          </w:rPr>
          <w:delText>and what new data skills are needed to remain competitive in a changing landscape</w:delText>
        </w:r>
        <w:r w:rsidR="007A3A5F" w:rsidRPr="00C0540F" w:rsidDel="00F63596">
          <w:rPr>
            <w:rFonts w:asciiTheme="minorHAnsi" w:hAnsiTheme="minorHAnsi"/>
            <w:sz w:val="24"/>
          </w:rPr>
          <w:delText xml:space="preserve">. </w:delText>
        </w:r>
        <w:r w:rsidR="00E84919" w:rsidRPr="00C0540F" w:rsidDel="00F63596">
          <w:rPr>
            <w:rFonts w:asciiTheme="minorHAnsi" w:hAnsiTheme="minorHAnsi"/>
            <w:sz w:val="24"/>
          </w:rPr>
          <w:delText>Much of this change is driven by advances in technology, leading to new opportunities for communicating, collaborating, and rethinking how research is done</w:delText>
        </w:r>
        <w:r w:rsidR="007A3A5F" w:rsidRPr="00C0540F" w:rsidDel="00F63596">
          <w:rPr>
            <w:rFonts w:asciiTheme="minorHAnsi" w:hAnsiTheme="minorHAnsi"/>
            <w:sz w:val="24"/>
          </w:rPr>
          <w:delText xml:space="preserve">. </w:delText>
        </w:r>
        <w:r w:rsidR="00E84919" w:rsidRPr="00C0540F" w:rsidDel="00F63596">
          <w:rPr>
            <w:rFonts w:asciiTheme="minorHAnsi" w:hAnsiTheme="minorHAnsi"/>
            <w:sz w:val="24"/>
          </w:rPr>
          <w:delText xml:space="preserve">Underneath it all, the fundamentals of managing research data become ever so </w:delText>
        </w:r>
        <w:r w:rsidR="00FA221C" w:rsidDel="00F63596">
          <w:rPr>
            <w:rFonts w:asciiTheme="minorHAnsi" w:hAnsiTheme="minorHAnsi"/>
            <w:sz w:val="24"/>
          </w:rPr>
          <w:delText xml:space="preserve">much </w:delText>
        </w:r>
        <w:r w:rsidR="00E84919" w:rsidRPr="00C0540F" w:rsidDel="00F63596">
          <w:rPr>
            <w:rFonts w:asciiTheme="minorHAnsi" w:hAnsiTheme="minorHAnsi"/>
            <w:sz w:val="24"/>
          </w:rPr>
          <w:delText>more important</w:delText>
        </w:r>
        <w:r w:rsidR="007A3A5F" w:rsidRPr="00C0540F" w:rsidDel="00F63596">
          <w:rPr>
            <w:rFonts w:asciiTheme="minorHAnsi" w:hAnsiTheme="minorHAnsi"/>
            <w:sz w:val="24"/>
          </w:rPr>
          <w:delText xml:space="preserve">. </w:delText>
        </w:r>
        <w:r w:rsidR="00E84919" w:rsidRPr="00C0540F" w:rsidDel="00F63596">
          <w:rPr>
            <w:rFonts w:asciiTheme="minorHAnsi" w:hAnsiTheme="minorHAnsi"/>
            <w:sz w:val="24"/>
          </w:rPr>
          <w:delText>Although the importance of managing research data is becoming better recognized in the academic environment, the tools and practices are still lagging and generally see slow adoption rates</w:delText>
        </w:r>
        <w:r w:rsidR="007A3A5F" w:rsidRPr="00C0540F" w:rsidDel="00F63596">
          <w:rPr>
            <w:rFonts w:asciiTheme="minorHAnsi" w:hAnsiTheme="minorHAnsi"/>
            <w:sz w:val="24"/>
          </w:rPr>
          <w:delText xml:space="preserve">. </w:delText>
        </w:r>
        <w:r w:rsidR="00E84919" w:rsidRPr="00C0540F" w:rsidDel="00F63596">
          <w:rPr>
            <w:rFonts w:asciiTheme="minorHAnsi" w:hAnsiTheme="minorHAnsi"/>
            <w:sz w:val="24"/>
          </w:rPr>
          <w:delText>That said, researchers and sponsors recognize that there is substantial risk due to reduced funding sources, missed opportunities from prior research projects, and the simple issue of insufficient knowledge and attention placed on research data management practices</w:delText>
        </w:r>
        <w:r w:rsidR="007A3A5F" w:rsidRPr="00C0540F" w:rsidDel="00F63596">
          <w:rPr>
            <w:rFonts w:asciiTheme="minorHAnsi" w:hAnsiTheme="minorHAnsi"/>
            <w:sz w:val="24"/>
          </w:rPr>
          <w:delText>.</w:delText>
        </w:r>
        <w:r w:rsidR="00F05DE2" w:rsidDel="00F63596">
          <w:rPr>
            <w:rFonts w:asciiTheme="minorHAnsi" w:hAnsiTheme="minorHAnsi"/>
            <w:sz w:val="24"/>
          </w:rPr>
          <w:delText xml:space="preserve"> </w:delText>
        </w:r>
        <w:r w:rsidR="001E30A7" w:rsidDel="00F63596">
          <w:rPr>
            <w:rFonts w:asciiTheme="minorHAnsi" w:hAnsiTheme="minorHAnsi"/>
            <w:sz w:val="24"/>
          </w:rPr>
          <w:delText>This chapter will look at some approaches to addressing these issues, from our perspective as service providers in an academic research library.</w:delText>
        </w:r>
      </w:del>
    </w:p>
    <w:p w14:paraId="5768A2CD" w14:textId="46FAD19C" w:rsidR="002A116E" w:rsidRPr="00C0540F" w:rsidDel="00F63596" w:rsidRDefault="002A116E" w:rsidP="001F15AE">
      <w:pPr>
        <w:pStyle w:val="Normal1"/>
        <w:spacing w:line="480" w:lineRule="auto"/>
        <w:ind w:firstLine="720"/>
        <w:rPr>
          <w:del w:id="11" w:author="Sherry Lake" w:date="2016-02-01T14:47:00Z"/>
          <w:rFonts w:asciiTheme="minorHAnsi" w:hAnsiTheme="minorHAnsi"/>
          <w:sz w:val="24"/>
        </w:rPr>
      </w:pPr>
      <w:del w:id="12" w:author="Sherry Lake" w:date="2016-02-01T14:47:00Z">
        <w:r w:rsidRPr="00C0540F" w:rsidDel="00F63596">
          <w:rPr>
            <w:rFonts w:asciiTheme="minorHAnsi" w:hAnsiTheme="minorHAnsi"/>
            <w:sz w:val="24"/>
          </w:rPr>
          <w:delText xml:space="preserve">In our experience, funding agencies provide general information about what the data management plan (DMP) should include, but </w:delText>
        </w:r>
        <w:r w:rsidR="00FA221C" w:rsidDel="00F63596">
          <w:rPr>
            <w:rFonts w:asciiTheme="minorHAnsi" w:hAnsiTheme="minorHAnsi"/>
            <w:sz w:val="24"/>
          </w:rPr>
          <w:delText xml:space="preserve">they often </w:delText>
        </w:r>
        <w:r w:rsidRPr="00C0540F" w:rsidDel="00F63596">
          <w:rPr>
            <w:rFonts w:asciiTheme="minorHAnsi" w:hAnsiTheme="minorHAnsi"/>
            <w:sz w:val="24"/>
          </w:rPr>
          <w:delText>are vague about requirements and provide few resources for researchers to consult when creating their DMPs. Without the proper training or background in data management and digital curation, researchers are apt to continue their current uninformed and incomplete data stewardship practices.</w:delText>
        </w:r>
      </w:del>
    </w:p>
    <w:p w14:paraId="6EC6C7C9" w14:textId="2609C3D6" w:rsidR="00E84919" w:rsidRPr="00C0540F" w:rsidDel="00F63596" w:rsidRDefault="002A116E" w:rsidP="001F15AE">
      <w:pPr>
        <w:pStyle w:val="Normal1"/>
        <w:spacing w:line="480" w:lineRule="auto"/>
        <w:ind w:firstLine="720"/>
        <w:rPr>
          <w:del w:id="13" w:author="Sherry Lake" w:date="2016-02-01T14:47:00Z"/>
          <w:rFonts w:asciiTheme="minorHAnsi" w:hAnsiTheme="minorHAnsi"/>
          <w:sz w:val="24"/>
        </w:rPr>
      </w:pPr>
      <w:del w:id="14" w:author="Sherry Lake" w:date="2016-02-01T14:47:00Z">
        <w:r w:rsidDel="00F63596">
          <w:rPr>
            <w:rFonts w:asciiTheme="minorHAnsi" w:hAnsiTheme="minorHAnsi"/>
            <w:sz w:val="24"/>
          </w:rPr>
          <w:delText>A</w:delText>
        </w:r>
        <w:r w:rsidR="00E84919" w:rsidRPr="00C0540F" w:rsidDel="00F63596">
          <w:rPr>
            <w:rFonts w:asciiTheme="minorHAnsi" w:hAnsiTheme="minorHAnsi"/>
            <w:sz w:val="24"/>
          </w:rPr>
          <w:delText>s data management service providers, we often see data management services as being driven by funder requirements, and more specifically, funder requirements for data sharing</w:delText>
        </w:r>
        <w:r w:rsidR="007A3A5F" w:rsidRPr="00C0540F" w:rsidDel="00F63596">
          <w:rPr>
            <w:rFonts w:asciiTheme="minorHAnsi" w:hAnsiTheme="minorHAnsi"/>
            <w:sz w:val="24"/>
          </w:rPr>
          <w:delText xml:space="preserve">. </w:delText>
        </w:r>
        <w:r w:rsidR="00E84919" w:rsidRPr="00C0540F" w:rsidDel="00F63596">
          <w:rPr>
            <w:rFonts w:asciiTheme="minorHAnsi" w:hAnsiTheme="minorHAnsi"/>
            <w:sz w:val="24"/>
          </w:rPr>
          <w:delText>As a result, the services that spark up around these requirements are rather limited in nature, often focusing foremost on the language and interests of the given funders, and less so on the idealistic or most pure aspects of data management best practices</w:delText>
        </w:r>
        <w:r w:rsidR="007A3A5F" w:rsidRPr="00C0540F" w:rsidDel="00F63596">
          <w:rPr>
            <w:rFonts w:asciiTheme="minorHAnsi" w:hAnsiTheme="minorHAnsi"/>
            <w:sz w:val="24"/>
          </w:rPr>
          <w:delText xml:space="preserve">. </w:delText>
        </w:r>
        <w:r w:rsidR="00E84919" w:rsidRPr="00C0540F" w:rsidDel="00F63596">
          <w:rPr>
            <w:rFonts w:asciiTheme="minorHAnsi" w:hAnsiTheme="minorHAnsi"/>
            <w:sz w:val="24"/>
          </w:rPr>
          <w:delText xml:space="preserve">This is understandable, given limited resources all around and limited experience, but in our view, </w:delText>
        </w:r>
        <w:r w:rsidR="00FA221C" w:rsidDel="00F63596">
          <w:rPr>
            <w:rFonts w:asciiTheme="minorHAnsi" w:hAnsiTheme="minorHAnsi"/>
            <w:sz w:val="24"/>
          </w:rPr>
          <w:delText xml:space="preserve">this </w:delText>
        </w:r>
        <w:r w:rsidR="00E84919" w:rsidRPr="00C0540F" w:rsidDel="00F63596">
          <w:rPr>
            <w:rFonts w:asciiTheme="minorHAnsi" w:hAnsiTheme="minorHAnsi"/>
            <w:sz w:val="24"/>
          </w:rPr>
          <w:delText>leads to subpar products later on down the line</w:delText>
        </w:r>
        <w:r w:rsidR="00FA221C" w:rsidDel="00F63596">
          <w:rPr>
            <w:rFonts w:asciiTheme="minorHAnsi" w:hAnsiTheme="minorHAnsi"/>
            <w:sz w:val="24"/>
          </w:rPr>
          <w:delText>,</w:delText>
        </w:r>
        <w:r w:rsidR="00E84919" w:rsidRPr="00C0540F" w:rsidDel="00F63596">
          <w:rPr>
            <w:rFonts w:asciiTheme="minorHAnsi" w:hAnsiTheme="minorHAnsi"/>
            <w:sz w:val="24"/>
          </w:rPr>
          <w:delText xml:space="preserve"> and in the end</w:delText>
        </w:r>
        <w:r w:rsidR="00FA221C" w:rsidDel="00F63596">
          <w:rPr>
            <w:rFonts w:asciiTheme="minorHAnsi" w:hAnsiTheme="minorHAnsi"/>
            <w:sz w:val="24"/>
          </w:rPr>
          <w:delText>, it</w:delText>
        </w:r>
        <w:r w:rsidR="00E84919" w:rsidRPr="00C0540F" w:rsidDel="00F63596">
          <w:rPr>
            <w:rFonts w:asciiTheme="minorHAnsi" w:hAnsiTheme="minorHAnsi"/>
            <w:sz w:val="24"/>
          </w:rPr>
          <w:delText xml:space="preserve"> does not really change behavior or improve practice all that much. In effect, in comparison to a teaching environment, it is much like “teaching to the test</w:delText>
        </w:r>
        <w:r w:rsidR="00FA221C" w:rsidDel="00F63596">
          <w:rPr>
            <w:rFonts w:asciiTheme="minorHAnsi" w:hAnsiTheme="minorHAnsi"/>
            <w:sz w:val="24"/>
          </w:rPr>
          <w:delText>.</w:delText>
        </w:r>
        <w:r w:rsidR="00E84919" w:rsidRPr="00C0540F" w:rsidDel="00F63596">
          <w:rPr>
            <w:rFonts w:asciiTheme="minorHAnsi" w:hAnsiTheme="minorHAnsi"/>
            <w:sz w:val="24"/>
          </w:rPr>
          <w:delText>”</w:delText>
        </w:r>
        <w:r w:rsidR="007A3A5F" w:rsidRPr="00C0540F" w:rsidDel="00F63596">
          <w:rPr>
            <w:rFonts w:asciiTheme="minorHAnsi" w:hAnsiTheme="minorHAnsi"/>
            <w:sz w:val="24"/>
          </w:rPr>
          <w:delText xml:space="preserve"> </w:delText>
        </w:r>
        <w:r w:rsidR="00E84919" w:rsidRPr="00C0540F" w:rsidDel="00F63596">
          <w:rPr>
            <w:rFonts w:asciiTheme="minorHAnsi" w:hAnsiTheme="minorHAnsi"/>
            <w:sz w:val="24"/>
          </w:rPr>
          <w:delText>Our data management service team has adopted the philosophy of focusing on best practices first and requirements second, hoping to have a longer-lasting impact upon behavior and skill development</w:delText>
        </w:r>
        <w:r w:rsidR="000568A0" w:rsidRPr="00C0540F" w:rsidDel="00F63596">
          <w:rPr>
            <w:rFonts w:asciiTheme="minorHAnsi" w:hAnsiTheme="minorHAnsi"/>
            <w:sz w:val="24"/>
          </w:rPr>
          <w:delText xml:space="preserve">. </w:delText>
        </w:r>
        <w:r w:rsidR="00E84919" w:rsidRPr="00C0540F" w:rsidDel="00F63596">
          <w:rPr>
            <w:rFonts w:asciiTheme="minorHAnsi" w:hAnsiTheme="minorHAnsi"/>
            <w:sz w:val="24"/>
          </w:rPr>
          <w:delText>As a result, our services and attitudes around tool development are guided by a long-term view, with a reality check to enable immediate application</w:delText>
        </w:r>
        <w:r w:rsidR="007A3A5F" w:rsidRPr="00C0540F" w:rsidDel="00F63596">
          <w:rPr>
            <w:rFonts w:asciiTheme="minorHAnsi" w:hAnsiTheme="minorHAnsi"/>
            <w:sz w:val="24"/>
          </w:rPr>
          <w:delText xml:space="preserve">. </w:delText>
        </w:r>
      </w:del>
    </w:p>
    <w:p w14:paraId="113202AB" w14:textId="607C55F7" w:rsidR="00E84919" w:rsidRPr="00C0540F" w:rsidDel="00F63596" w:rsidRDefault="00E84919" w:rsidP="001F15AE">
      <w:pPr>
        <w:pStyle w:val="Normal1"/>
        <w:spacing w:line="480" w:lineRule="auto"/>
        <w:ind w:firstLine="720"/>
        <w:rPr>
          <w:del w:id="15" w:author="Sherry Lake" w:date="2016-02-01T14:47:00Z"/>
          <w:rFonts w:asciiTheme="minorHAnsi" w:hAnsiTheme="minorHAnsi"/>
          <w:sz w:val="24"/>
        </w:rPr>
      </w:pPr>
      <w:del w:id="16" w:author="Sherry Lake" w:date="2016-02-01T14:47:00Z">
        <w:r w:rsidRPr="00C0540F" w:rsidDel="00F63596">
          <w:rPr>
            <w:rFonts w:asciiTheme="minorHAnsi" w:hAnsiTheme="minorHAnsi"/>
            <w:sz w:val="24"/>
          </w:rPr>
          <w:delText>On the side of the researcher, there are similar barriers around improving research data management practices</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 xml:space="preserve">Time, effort, and resources (both money and staffing) </w:delText>
        </w:r>
        <w:r w:rsidR="00222867" w:rsidDel="00F63596">
          <w:rPr>
            <w:rFonts w:asciiTheme="minorHAnsi" w:hAnsiTheme="minorHAnsi"/>
            <w:sz w:val="24"/>
          </w:rPr>
          <w:delText xml:space="preserve">often </w:delText>
        </w:r>
        <w:r w:rsidRPr="00C0540F" w:rsidDel="00F63596">
          <w:rPr>
            <w:rFonts w:asciiTheme="minorHAnsi" w:hAnsiTheme="minorHAnsi"/>
            <w:sz w:val="24"/>
          </w:rPr>
          <w:delText>are noted as reasons for poor management of data, but we also identify a lack of training, poor knowledge of best practices, and insufficient support or guidance as key factors</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Most domains in academic research still lack formalized and standardized procedures for managing research data across the life</w:delText>
        </w:r>
        <w:r w:rsidR="00465C7C" w:rsidDel="00F63596">
          <w:rPr>
            <w:rFonts w:asciiTheme="minorHAnsi" w:hAnsiTheme="minorHAnsi"/>
            <w:sz w:val="24"/>
          </w:rPr>
          <w:delText xml:space="preserve"> </w:delText>
        </w:r>
        <w:r w:rsidRPr="00C0540F" w:rsidDel="00F63596">
          <w:rPr>
            <w:rFonts w:asciiTheme="minorHAnsi" w:hAnsiTheme="minorHAnsi"/>
            <w:sz w:val="24"/>
          </w:rPr>
          <w:delText>cycle, as well as commitment to training new researchers in proper practices</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 xml:space="preserve">It is unfortunately often a vicious cycle that keeps practices from improving. </w:delText>
        </w:r>
      </w:del>
    </w:p>
    <w:p w14:paraId="6DD4D156" w14:textId="345A4F82" w:rsidR="00E84919" w:rsidRPr="00C0540F" w:rsidDel="00F63596" w:rsidRDefault="00055BC8" w:rsidP="001F15AE">
      <w:pPr>
        <w:spacing w:line="480" w:lineRule="auto"/>
        <w:ind w:firstLine="720"/>
        <w:rPr>
          <w:del w:id="17" w:author="Sherry Lake" w:date="2016-02-01T14:47:00Z"/>
        </w:rPr>
      </w:pPr>
      <w:del w:id="18" w:author="Sherry Lake" w:date="2016-02-01T14:47:00Z">
        <w:r w:rsidRPr="00C0540F" w:rsidDel="00F63596">
          <w:delText xml:space="preserve">In an effort to develop an understanding of how researchers at the University of Virginia (UVa) manage their research data, UVa Library’s Scientific Data Consulting </w:delText>
        </w:r>
        <w:commentRangeStart w:id="19"/>
        <w:r w:rsidR="005F4C7E" w:rsidDel="00F63596">
          <w:delText xml:space="preserve">Group </w:delText>
        </w:r>
        <w:commentRangeEnd w:id="19"/>
        <w:r w:rsidR="005F4C7E" w:rsidDel="00F63596">
          <w:rPr>
            <w:rStyle w:val="CommentReference"/>
          </w:rPr>
          <w:commentReference w:id="19"/>
        </w:r>
        <w:r w:rsidRPr="00C0540F" w:rsidDel="00F63596">
          <w:delText>(UVa SciDaC</w:delText>
        </w:r>
        <w:r w:rsidR="001505EE" w:rsidDel="00F63596">
          <w:delText xml:space="preserve"> Group</w:delText>
        </w:r>
        <w:r w:rsidRPr="00C0540F" w:rsidDel="00F63596">
          <w:delText>) began a series of research data interviews. The goals of the data interview process included identifying common research data problems, identifying research support needs, and providing recommendations on improving data management. In practice, however, providing objective suggestions for data management practices proved to be troublesome. It was difficult to</w:delText>
        </w:r>
        <w:r w:rsidRPr="00C0540F" w:rsidDel="00F63596">
          <w:rPr>
            <w:b/>
          </w:rPr>
          <w:delText xml:space="preserve"> </w:delText>
        </w:r>
        <w:r w:rsidRPr="00C0540F" w:rsidDel="00F63596">
          <w:delText>make reliable</w:delText>
        </w:r>
        <w:r w:rsidR="002A116E" w:rsidDel="00F63596">
          <w:delText xml:space="preserve">, customized </w:delText>
        </w:r>
        <w:r w:rsidRPr="00C0540F" w:rsidDel="00F63596">
          <w:delText xml:space="preserve">recommendations and be objective in a timely fashion. In response to these challenges, the UVa SciDaC </w:delText>
        </w:r>
        <w:r w:rsidR="001505EE" w:rsidDel="00F63596">
          <w:delText>G</w:delText>
        </w:r>
        <w:r w:rsidR="001505EE" w:rsidRPr="00C0540F" w:rsidDel="00F63596">
          <w:delText xml:space="preserve">roup </w:delText>
        </w:r>
        <w:r w:rsidRPr="00C0540F" w:rsidDel="00F63596">
          <w:delText xml:space="preserve">developed a </w:delText>
        </w:r>
        <w:r w:rsidR="002A116E" w:rsidDel="00F63596">
          <w:delText>system</w:delText>
        </w:r>
        <w:r w:rsidR="00C33003" w:rsidDel="00F63596">
          <w:delText xml:space="preserve"> </w:delText>
        </w:r>
        <w:r w:rsidRPr="00C0540F" w:rsidDel="00F63596">
          <w:delText xml:space="preserve">(DMVitals) </w:delText>
        </w:r>
        <w:r w:rsidR="002A116E" w:rsidDel="00F63596">
          <w:delText>to</w:delText>
        </w:r>
        <w:r w:rsidRPr="00C0540F" w:rsidDel="00F63596">
          <w:delText xml:space="preserve"> easily and objectively rate the current state of the researcher’s data management practices. </w:delText>
        </w:r>
      </w:del>
    </w:p>
    <w:p w14:paraId="37855328" w14:textId="58F04E18" w:rsidR="00055BC8" w:rsidRPr="00C0540F" w:rsidDel="00F63596" w:rsidRDefault="002A116E" w:rsidP="001F15AE">
      <w:pPr>
        <w:pStyle w:val="Normal1"/>
        <w:spacing w:line="480" w:lineRule="auto"/>
        <w:ind w:firstLine="720"/>
        <w:rPr>
          <w:del w:id="20" w:author="Sherry Lake" w:date="2016-02-01T14:47:00Z"/>
          <w:rFonts w:asciiTheme="minorHAnsi" w:hAnsiTheme="minorHAnsi"/>
          <w:sz w:val="24"/>
        </w:rPr>
      </w:pPr>
      <w:del w:id="21" w:author="Sherry Lake" w:date="2016-02-01T14:47:00Z">
        <w:r w:rsidDel="00F63596">
          <w:rPr>
            <w:rFonts w:asciiTheme="minorHAnsi" w:hAnsiTheme="minorHAnsi"/>
            <w:sz w:val="24"/>
          </w:rPr>
          <w:delText xml:space="preserve">Our experience with data management planning tools took a different path, and in this chapter, we will primarily discuss the philosophy surrounding the DMPTool </w:delText>
        </w:r>
        <w:r w:rsidRPr="00C0540F" w:rsidDel="00F63596">
          <w:rPr>
            <w:rFonts w:asciiTheme="minorHAnsi" w:hAnsiTheme="minorHAnsi"/>
            <w:sz w:val="24"/>
          </w:rPr>
          <w:delText>(</w:delText>
        </w:r>
        <w:commentRangeStart w:id="22"/>
        <w:r w:rsidR="00FA5672" w:rsidDel="00F63596">
          <w:fldChar w:fldCharType="begin"/>
        </w:r>
        <w:r w:rsidR="00FA5672" w:rsidDel="00F63596">
          <w:delInstrText xml:space="preserve"> HYPERLINK "https://dmptool.org" </w:delInstrText>
        </w:r>
        <w:r w:rsidR="00FA5672" w:rsidDel="00F63596">
          <w:fldChar w:fldCharType="separate"/>
        </w:r>
        <w:r w:rsidRPr="00CE0F05" w:rsidDel="00F63596">
          <w:rPr>
            <w:rStyle w:val="Hyperlink"/>
            <w:rFonts w:asciiTheme="minorHAnsi" w:hAnsiTheme="minorHAnsi"/>
            <w:sz w:val="24"/>
          </w:rPr>
          <w:delText>https://dmptool.org</w:delText>
        </w:r>
        <w:r w:rsidR="00FA5672" w:rsidDel="00F63596">
          <w:rPr>
            <w:rStyle w:val="Hyperlink"/>
            <w:rFonts w:asciiTheme="minorHAnsi" w:hAnsiTheme="minorHAnsi"/>
            <w:sz w:val="24"/>
          </w:rPr>
          <w:fldChar w:fldCharType="end"/>
        </w:r>
        <w:commentRangeEnd w:id="22"/>
        <w:r w:rsidR="001F295E" w:rsidDel="00F63596">
          <w:rPr>
            <w:rStyle w:val="CommentReference"/>
            <w:rFonts w:asciiTheme="minorHAnsi" w:eastAsiaTheme="minorEastAsia" w:hAnsiTheme="minorHAnsi" w:cstheme="minorBidi"/>
            <w:color w:val="auto"/>
            <w:lang w:eastAsia="en-US"/>
          </w:rPr>
          <w:commentReference w:id="22"/>
        </w:r>
        <w:r w:rsidRPr="00C0540F" w:rsidDel="00F63596">
          <w:rPr>
            <w:rFonts w:asciiTheme="minorHAnsi" w:hAnsiTheme="minorHAnsi"/>
            <w:sz w:val="24"/>
          </w:rPr>
          <w:delText>).</w:delText>
        </w:r>
        <w:r w:rsidR="00F05DE2" w:rsidDel="00F63596">
          <w:rPr>
            <w:rFonts w:asciiTheme="minorHAnsi" w:hAnsiTheme="minorHAnsi"/>
            <w:sz w:val="24"/>
          </w:rPr>
          <w:delText xml:space="preserve"> </w:delText>
        </w:r>
        <w:r w:rsidDel="00F63596">
          <w:rPr>
            <w:rFonts w:asciiTheme="minorHAnsi" w:hAnsiTheme="minorHAnsi"/>
            <w:sz w:val="24"/>
          </w:rPr>
          <w:delText>First, however, we must touch on our tool’s predecessor, the</w:delText>
        </w:r>
        <w:r w:rsidR="00055BC8" w:rsidRPr="00C0540F" w:rsidDel="00F63596">
          <w:rPr>
            <w:rFonts w:asciiTheme="minorHAnsi" w:hAnsiTheme="minorHAnsi"/>
            <w:sz w:val="24"/>
          </w:rPr>
          <w:delText xml:space="preserve"> DMPOnline (</w:delText>
        </w:r>
        <w:r w:rsidR="00F63596" w:rsidDel="00F63596">
          <w:fldChar w:fldCharType="begin"/>
        </w:r>
        <w:r w:rsidR="00F63596" w:rsidDel="00F63596">
          <w:delInstrText xml:space="preserve"> HYPERLINK "https://dmponline.dcc.ac.uk/" </w:delInstrText>
        </w:r>
        <w:r w:rsidR="00F63596" w:rsidDel="00F63596">
          <w:fldChar w:fldCharType="separate"/>
        </w:r>
        <w:r w:rsidRPr="00CE0F05" w:rsidDel="00F63596">
          <w:rPr>
            <w:rStyle w:val="Hyperlink"/>
            <w:rFonts w:asciiTheme="minorHAnsi" w:hAnsiTheme="minorHAnsi"/>
            <w:sz w:val="24"/>
          </w:rPr>
          <w:delText>https://dmponline.dcc.ac.uk/</w:delText>
        </w:r>
        <w:r w:rsidR="00F63596" w:rsidDel="00F63596">
          <w:rPr>
            <w:rStyle w:val="Hyperlink"/>
            <w:rFonts w:asciiTheme="minorHAnsi" w:hAnsiTheme="minorHAnsi"/>
            <w:sz w:val="24"/>
          </w:rPr>
          <w:fldChar w:fldCharType="end"/>
        </w:r>
        <w:r w:rsidR="00055BC8" w:rsidRPr="00C0540F" w:rsidDel="00F63596">
          <w:rPr>
            <w:rFonts w:asciiTheme="minorHAnsi" w:hAnsiTheme="minorHAnsi"/>
            <w:sz w:val="24"/>
          </w:rPr>
          <w:delText>)</w:delText>
        </w:r>
        <w:r w:rsidDel="00F63596">
          <w:rPr>
            <w:rFonts w:asciiTheme="minorHAnsi" w:hAnsiTheme="minorHAnsi"/>
            <w:sz w:val="24"/>
          </w:rPr>
          <w:delText xml:space="preserve">. </w:delText>
        </w:r>
        <w:r w:rsidR="00055BC8" w:rsidRPr="00C0540F" w:rsidDel="00F63596">
          <w:rPr>
            <w:rFonts w:asciiTheme="minorHAnsi" w:hAnsiTheme="minorHAnsi"/>
            <w:sz w:val="24"/>
          </w:rPr>
          <w:delText xml:space="preserve">DMPOnline was developed by the Digital Curation Centre (DCC) in the United Kingdom following recommendations in the </w:delText>
        </w:r>
        <w:r w:rsidR="00055BC8" w:rsidRPr="001F15AE" w:rsidDel="00F63596">
          <w:rPr>
            <w:rFonts w:asciiTheme="minorHAnsi" w:hAnsiTheme="minorHAnsi"/>
            <w:i/>
            <w:sz w:val="24"/>
          </w:rPr>
          <w:delText>Dealing with Data</w:delText>
        </w:r>
        <w:r w:rsidR="00055BC8" w:rsidRPr="00C0540F" w:rsidDel="00F63596">
          <w:rPr>
            <w:rFonts w:asciiTheme="minorHAnsi" w:hAnsiTheme="minorHAnsi"/>
            <w:sz w:val="24"/>
          </w:rPr>
          <w:delText xml:space="preserve"> report (Lyon, 2007), an analysis of major UK funding requirements (Jones, 2009), and a period of initial experimentation with development of a “Checklist for a Data Management Plan” (Donnelly &amp; Jones, </w:delText>
        </w:r>
        <w:r w:rsidR="00D51482" w:rsidDel="00F63596">
          <w:rPr>
            <w:rFonts w:asciiTheme="minorHAnsi" w:hAnsiTheme="minorHAnsi"/>
            <w:sz w:val="24"/>
          </w:rPr>
          <w:delText>2011</w:delText>
        </w:r>
        <w:r w:rsidR="00055BC8" w:rsidRPr="00C0540F" w:rsidDel="00F63596">
          <w:rPr>
            <w:rFonts w:asciiTheme="minorHAnsi" w:hAnsiTheme="minorHAnsi"/>
            <w:sz w:val="24"/>
          </w:rPr>
          <w:delText>). As a web-based tool, the DMPOnline offers analysis of funding requirements, support in developing data management plans, and functionality for continued management of research data throughout the entire life of a project. Coverage of funders is mainly for UK agencies and some European Union organizations.</w:delText>
        </w:r>
      </w:del>
    </w:p>
    <w:p w14:paraId="3D6EB51C" w14:textId="32CB2C3D" w:rsidR="002A116E" w:rsidRPr="00C0540F" w:rsidDel="00F63596" w:rsidRDefault="00055BC8" w:rsidP="001F15AE">
      <w:pPr>
        <w:spacing w:line="480" w:lineRule="auto"/>
        <w:ind w:firstLine="720"/>
        <w:rPr>
          <w:del w:id="23" w:author="Sherry Lake" w:date="2016-02-01T14:47:00Z"/>
        </w:rPr>
      </w:pPr>
      <w:del w:id="24" w:author="Sherry Lake" w:date="2016-02-01T14:47:00Z">
        <w:r w:rsidRPr="00C0540F" w:rsidDel="00F63596">
          <w:delText>In response to the May 2010 announcement of new U</w:delText>
        </w:r>
        <w:r w:rsidR="008B056F" w:rsidDel="00F63596">
          <w:delText>nite</w:delText>
        </w:r>
        <w:r w:rsidR="00D40183" w:rsidDel="00F63596">
          <w:delText>d</w:delText>
        </w:r>
        <w:r w:rsidR="008B056F" w:rsidDel="00F63596">
          <w:delText xml:space="preserve"> </w:delText>
        </w:r>
        <w:r w:rsidRPr="00C0540F" w:rsidDel="00F63596">
          <w:delText>S</w:delText>
        </w:r>
        <w:r w:rsidR="008B056F" w:rsidDel="00F63596">
          <w:delText>tates</w:delText>
        </w:r>
        <w:r w:rsidRPr="00C0540F" w:rsidDel="00F63596">
          <w:delText xml:space="preserve"> National Science Foundation </w:delText>
        </w:r>
        <w:r w:rsidR="008B056F" w:rsidDel="00F63596">
          <w:delText xml:space="preserve">(NSF) </w:delText>
        </w:r>
        <w:r w:rsidRPr="00C0540F" w:rsidDel="00F63596">
          <w:delText xml:space="preserve">requirements for data management plans with all new proposals, </w:delText>
        </w:r>
        <w:r w:rsidR="002A116E" w:rsidDel="00F63596">
          <w:delText xml:space="preserve">we began collaborating with several other </w:delText>
        </w:r>
        <w:r w:rsidRPr="00C0540F" w:rsidDel="00F63596">
          <w:delText xml:space="preserve">US research institutions on a US version of the DMPOnline. Although </w:delText>
        </w:r>
        <w:r w:rsidR="002A116E" w:rsidDel="00F63596">
          <w:delText>first</w:delText>
        </w:r>
        <w:r w:rsidR="002A116E" w:rsidRPr="00C0540F" w:rsidDel="00F63596">
          <w:delText xml:space="preserve"> </w:delText>
        </w:r>
        <w:r w:rsidRPr="00C0540F" w:rsidDel="00F63596">
          <w:delText xml:space="preserve">envisioned </w:delText>
        </w:r>
        <w:r w:rsidR="002A116E" w:rsidDel="00F63596">
          <w:delText>as</w:delText>
        </w:r>
        <w:r w:rsidRPr="00C0540F" w:rsidDel="00F63596">
          <w:delText xml:space="preserve"> an expansion of the DMPOnline to include US funding agencies, it turned out that funding and research cultures in the U</w:delText>
        </w:r>
        <w:r w:rsidR="00925763" w:rsidDel="00F63596">
          <w:delText xml:space="preserve">nited </w:delText>
        </w:r>
        <w:r w:rsidRPr="00C0540F" w:rsidDel="00F63596">
          <w:delText>S</w:delText>
        </w:r>
        <w:r w:rsidR="00925763" w:rsidDel="00F63596">
          <w:delText>tates</w:delText>
        </w:r>
        <w:r w:rsidRPr="00C0540F" w:rsidDel="00F63596">
          <w:delText xml:space="preserve"> and U</w:delText>
        </w:r>
        <w:r w:rsidR="00925763" w:rsidDel="00F63596">
          <w:delText xml:space="preserve">nited </w:delText>
        </w:r>
        <w:r w:rsidRPr="00C0540F" w:rsidDel="00F63596">
          <w:delText>K</w:delText>
        </w:r>
        <w:r w:rsidR="00925763" w:rsidDel="00F63596">
          <w:delText>ingdom</w:delText>
        </w:r>
        <w:r w:rsidRPr="00C0540F" w:rsidDel="00F63596">
          <w:delText xml:space="preserve"> are different enough that it made more sense to develop a new tool while still maintaining collaboration between respective teams to share experiences and insights into best practices for data management planning, delivery of services, and anticipating needs in a rapidly evolving environment (Sallans &amp; Donnelly, 2012).</w:delText>
        </w:r>
        <w:r w:rsidR="00F05DE2" w:rsidDel="00F63596">
          <w:delText xml:space="preserve"> </w:delText>
        </w:r>
        <w:r w:rsidR="002A116E" w:rsidDel="00F63596">
          <w:delText xml:space="preserve">In the sections to follow, we offer insights into the development of DMVitals and </w:delText>
        </w:r>
        <w:r w:rsidR="00925763" w:rsidDel="00F63596">
          <w:delText xml:space="preserve">the </w:delText>
        </w:r>
        <w:r w:rsidR="002A116E" w:rsidDel="00F63596">
          <w:delText xml:space="preserve">DMPTool, how they are employed, and the benefits they may bring to </w:delText>
        </w:r>
        <w:r w:rsidR="00925763" w:rsidDel="00F63596">
          <w:delText xml:space="preserve">the </w:delText>
        </w:r>
        <w:r w:rsidR="002A116E" w:rsidDel="00F63596">
          <w:delText>delivery of research data management services.</w:delText>
        </w:r>
        <w:r w:rsidR="00F05DE2" w:rsidDel="00F63596">
          <w:delText xml:space="preserve"> </w:delText>
        </w:r>
      </w:del>
    </w:p>
    <w:p w14:paraId="596B7F4A" w14:textId="005CF1D9" w:rsidR="00E84919" w:rsidRPr="00C0540F" w:rsidDel="00E23A2B" w:rsidRDefault="00E84919" w:rsidP="00C0540F">
      <w:pPr>
        <w:spacing w:line="480" w:lineRule="auto"/>
        <w:rPr>
          <w:del w:id="25" w:author="Sherry Lake" w:date="2016-02-01T15:00:00Z"/>
          <w:i/>
        </w:rPr>
      </w:pPr>
    </w:p>
    <w:p w14:paraId="41B51288" w14:textId="0F98F363" w:rsidR="00E84919" w:rsidRPr="00C0540F" w:rsidRDefault="00E84919" w:rsidP="00C0540F">
      <w:pPr>
        <w:widowControl w:val="0"/>
        <w:autoSpaceDE w:val="0"/>
        <w:autoSpaceDN w:val="0"/>
        <w:adjustRightInd w:val="0"/>
        <w:spacing w:line="480" w:lineRule="auto"/>
        <w:rPr>
          <w:b/>
        </w:rPr>
      </w:pPr>
      <w:commentRangeStart w:id="26"/>
      <w:proofErr w:type="spellStart"/>
      <w:r w:rsidRPr="00C0540F">
        <w:rPr>
          <w:b/>
        </w:rPr>
        <w:t>DMVitals</w:t>
      </w:r>
      <w:proofErr w:type="spellEnd"/>
      <w:r w:rsidRPr="00C0540F">
        <w:rPr>
          <w:b/>
        </w:rPr>
        <w:t xml:space="preserve"> Tool</w:t>
      </w:r>
      <w:commentRangeEnd w:id="26"/>
      <w:r w:rsidR="00A43E9A">
        <w:rPr>
          <w:rStyle w:val="CommentReference"/>
        </w:rPr>
        <w:commentReference w:id="26"/>
      </w:r>
    </w:p>
    <w:p w14:paraId="51573CC1" w14:textId="64FB090B" w:rsidR="00055BC8" w:rsidRPr="00C0540F" w:rsidRDefault="00055BC8" w:rsidP="00C0540F">
      <w:pPr>
        <w:spacing w:line="480" w:lineRule="auto"/>
      </w:pPr>
      <w:r w:rsidRPr="00C0540F">
        <w:t xml:space="preserve">The DMVitals is a tool </w:t>
      </w:r>
      <w:r w:rsidR="002A116E">
        <w:t xml:space="preserve">designed </w:t>
      </w:r>
      <w:r w:rsidRPr="00C0540F">
        <w:t xml:space="preserve">to </w:t>
      </w:r>
      <w:r w:rsidR="00DB62B4">
        <w:t xml:space="preserve">take qualitative interview information and use it to </w:t>
      </w:r>
      <w:r w:rsidR="002A116E">
        <w:t xml:space="preserve">systematically </w:t>
      </w:r>
      <w:r w:rsidRPr="00C0540F">
        <w:t xml:space="preserve">assess </w:t>
      </w:r>
      <w:r w:rsidR="002A116E">
        <w:t xml:space="preserve">a researcher’s </w:t>
      </w:r>
      <w:r w:rsidRPr="00C0540F">
        <w:t>data management practices</w:t>
      </w:r>
      <w:r w:rsidR="002A116E">
        <w:t xml:space="preserve"> in </w:t>
      </w:r>
      <w:r w:rsidR="00DB62B4">
        <w:t>direct</w:t>
      </w:r>
      <w:r w:rsidR="002A116E">
        <w:t xml:space="preserve"> comparison to institutional and domain standards.</w:t>
      </w:r>
      <w:r w:rsidR="00F05DE2">
        <w:t xml:space="preserve"> </w:t>
      </w:r>
      <w:commentRangeStart w:id="27"/>
      <w:r w:rsidR="002A116E">
        <w:t>Using the</w:t>
      </w:r>
      <w:r w:rsidRPr="00C0540F">
        <w:t xml:space="preserve"> DMVitals</w:t>
      </w:r>
      <w:r w:rsidR="002A116E">
        <w:t>,</w:t>
      </w:r>
      <w:r w:rsidRPr="00C0540F">
        <w:t xml:space="preserve"> a data management consultant </w:t>
      </w:r>
      <w:r w:rsidR="002A116E">
        <w:t>matches</w:t>
      </w:r>
      <w:r w:rsidR="002A116E" w:rsidRPr="00C0540F">
        <w:t xml:space="preserve"> </w:t>
      </w:r>
      <w:r w:rsidRPr="00C0540F">
        <w:t xml:space="preserve">a list of </w:t>
      </w:r>
      <w:r w:rsidR="002A116E">
        <w:t xml:space="preserve">evaluated </w:t>
      </w:r>
      <w:r w:rsidRPr="00C0540F">
        <w:t xml:space="preserve">data management practices </w:t>
      </w:r>
      <w:r w:rsidR="002A116E">
        <w:t>with</w:t>
      </w:r>
      <w:r w:rsidR="002A116E" w:rsidRPr="00C0540F">
        <w:t xml:space="preserve"> </w:t>
      </w:r>
      <w:r w:rsidR="00DE3A42">
        <w:t>responses from a</w:t>
      </w:r>
      <w:r w:rsidRPr="00C0540F">
        <w:t xml:space="preserve"> research data interview and ranks </w:t>
      </w:r>
      <w:r w:rsidR="00DE3A42">
        <w:t>the researcher’s</w:t>
      </w:r>
      <w:r w:rsidR="00DE3A42" w:rsidRPr="00C0540F">
        <w:t xml:space="preserve"> </w:t>
      </w:r>
      <w:r w:rsidRPr="00C0540F">
        <w:t xml:space="preserve">current practices </w:t>
      </w:r>
      <w:r w:rsidR="00DE3A42">
        <w:t>by</w:t>
      </w:r>
      <w:r w:rsidRPr="00C0540F">
        <w:t xml:space="preserve"> their level of data management “sustainability</w:t>
      </w:r>
      <w:r w:rsidR="00BC18B1">
        <w:t>.</w:t>
      </w:r>
      <w:r w:rsidRPr="00C0540F">
        <w:t xml:space="preserve">” </w:t>
      </w:r>
      <w:commentRangeEnd w:id="27"/>
      <w:r w:rsidR="00BC18B1">
        <w:rPr>
          <w:rStyle w:val="CommentReference"/>
        </w:rPr>
        <w:commentReference w:id="27"/>
      </w:r>
      <w:r w:rsidR="00DE3A42">
        <w:t xml:space="preserve">The </w:t>
      </w:r>
      <w:r w:rsidRPr="00C0540F">
        <w:t xml:space="preserve">tool </w:t>
      </w:r>
      <w:r w:rsidR="00DE3A42">
        <w:t xml:space="preserve">then </w:t>
      </w:r>
      <w:r w:rsidRPr="00C0540F">
        <w:t>generates customized and actionable recommendations</w:t>
      </w:r>
      <w:r w:rsidR="00DE3A42">
        <w:t>, which a consultant then provides to the researcher as guidance to</w:t>
      </w:r>
      <w:r w:rsidRPr="00C0540F">
        <w:t xml:space="preserve"> improve </w:t>
      </w:r>
      <w:r w:rsidR="00BC18B1">
        <w:t>his or her</w:t>
      </w:r>
      <w:r w:rsidR="00BC18B1" w:rsidRPr="00C0540F">
        <w:t xml:space="preserve"> </w:t>
      </w:r>
      <w:r w:rsidRPr="00C0540F">
        <w:t xml:space="preserve">data management practices. </w:t>
      </w:r>
      <w:r w:rsidR="00DE3A42">
        <w:t>By design, the recommendations are far more</w:t>
      </w:r>
      <w:r w:rsidRPr="00C0540F">
        <w:t xml:space="preserve"> objective, repeatable</w:t>
      </w:r>
      <w:r w:rsidR="00DE3A42">
        <w:t xml:space="preserve">, and can </w:t>
      </w:r>
      <w:r w:rsidRPr="00C0540F">
        <w:t xml:space="preserve">be generated rapidly. The use of the DMVitals tool has helped </w:t>
      </w:r>
      <w:r w:rsidR="00DE3A42">
        <w:t>our team</w:t>
      </w:r>
      <w:r w:rsidR="00DE038D" w:rsidRPr="00C0540F">
        <w:t xml:space="preserve"> </w:t>
      </w:r>
      <w:r w:rsidRPr="00C0540F">
        <w:t xml:space="preserve">expedite </w:t>
      </w:r>
      <w:r w:rsidR="00DE3A42">
        <w:t xml:space="preserve">and standardize </w:t>
      </w:r>
      <w:r w:rsidRPr="00C0540F">
        <w:t xml:space="preserve">the data management </w:t>
      </w:r>
      <w:r w:rsidR="00DE3A42">
        <w:t>consulting</w:t>
      </w:r>
      <w:r w:rsidRPr="00C0540F">
        <w:t xml:space="preserve"> process.</w:t>
      </w:r>
    </w:p>
    <w:p w14:paraId="73317F3F" w14:textId="6623878D" w:rsidR="00E84919" w:rsidRPr="00C0540F" w:rsidRDefault="00E84919" w:rsidP="001F15AE">
      <w:pPr>
        <w:spacing w:line="480" w:lineRule="auto"/>
        <w:ind w:firstLine="720"/>
        <w:rPr>
          <w:i/>
          <w:noProof/>
          <w:color w:val="E36C0A" w:themeColor="accent6" w:themeShade="BF"/>
        </w:rPr>
      </w:pPr>
      <w:r w:rsidRPr="00C0540F">
        <w:t>Using best practice statements from UVa sources (</w:t>
      </w:r>
      <w:commentRangeStart w:id="28"/>
      <w:r w:rsidRPr="00C0540F">
        <w:t>Information Technology Services’ Risk Management Program</w:t>
      </w:r>
      <w:commentRangeEnd w:id="28"/>
      <w:r w:rsidR="00BC18B1">
        <w:rPr>
          <w:rStyle w:val="CommentReference"/>
        </w:rPr>
        <w:commentReference w:id="28"/>
      </w:r>
      <w:r w:rsidRPr="00C0540F">
        <w:t xml:space="preserve"> and SciDaC </w:t>
      </w:r>
      <w:r w:rsidR="00D270DC">
        <w:t xml:space="preserve">Group </w:t>
      </w:r>
      <w:r w:rsidRPr="00C0540F">
        <w:t xml:space="preserve">guidelines) and the Australian National Data Service’s (ANDS) long-term sustainability scoring model, the system compares the information collected during the data interview process with data management best practice statements. The model then further correlates the researcher’s data management practices with the eight data management practice categories developed by the SciDaC </w:t>
      </w:r>
      <w:r w:rsidR="00D270DC">
        <w:t>G</w:t>
      </w:r>
      <w:r w:rsidR="00D270DC" w:rsidRPr="00C0540F">
        <w:t>roup</w:t>
      </w:r>
      <w:r w:rsidRPr="00C0540F">
        <w:t xml:space="preserve">: </w:t>
      </w:r>
      <w:r w:rsidR="003D08B9">
        <w:t>f</w:t>
      </w:r>
      <w:r w:rsidRPr="00C0540F">
        <w:t xml:space="preserve">ile </w:t>
      </w:r>
      <w:r w:rsidR="003D08B9">
        <w:t>f</w:t>
      </w:r>
      <w:r w:rsidRPr="00C0540F">
        <w:t xml:space="preserve">ormats and </w:t>
      </w:r>
      <w:r w:rsidR="003D08B9">
        <w:t>d</w:t>
      </w:r>
      <w:r w:rsidRPr="00C0540F">
        <w:t xml:space="preserve">ata </w:t>
      </w:r>
      <w:r w:rsidR="003D08B9">
        <w:t>t</w:t>
      </w:r>
      <w:r w:rsidRPr="00C0540F">
        <w:t>ypes</w:t>
      </w:r>
      <w:r w:rsidR="003D08B9">
        <w:t>;</w:t>
      </w:r>
      <w:r w:rsidRPr="00C0540F">
        <w:t xml:space="preserve"> </w:t>
      </w:r>
      <w:r w:rsidR="003D08B9">
        <w:t>o</w:t>
      </w:r>
      <w:r w:rsidRPr="00C0540F">
        <w:t xml:space="preserve">rganizing </w:t>
      </w:r>
      <w:r w:rsidR="003D08B9">
        <w:t>f</w:t>
      </w:r>
      <w:r w:rsidRPr="00C0540F">
        <w:t>iles</w:t>
      </w:r>
      <w:r w:rsidR="003D08B9">
        <w:t>;</w:t>
      </w:r>
      <w:r w:rsidRPr="00C0540F">
        <w:t xml:space="preserve"> </w:t>
      </w:r>
      <w:r w:rsidR="003D08B9">
        <w:t>s</w:t>
      </w:r>
      <w:r w:rsidRPr="00C0540F">
        <w:t>ecurity/</w:t>
      </w:r>
      <w:r w:rsidR="003D08B9">
        <w:t>s</w:t>
      </w:r>
      <w:r w:rsidRPr="00C0540F">
        <w:t>torage/</w:t>
      </w:r>
      <w:r w:rsidR="003D08B9">
        <w:t>b</w:t>
      </w:r>
      <w:r w:rsidRPr="00C0540F">
        <w:t>ackups</w:t>
      </w:r>
      <w:r w:rsidR="003D08B9">
        <w:t>;</w:t>
      </w:r>
      <w:r w:rsidRPr="00C0540F">
        <w:t xml:space="preserve"> </w:t>
      </w:r>
      <w:r w:rsidR="003D08B9">
        <w:t>f</w:t>
      </w:r>
      <w:r w:rsidRPr="00C0540F">
        <w:t xml:space="preserve">unding </w:t>
      </w:r>
      <w:r w:rsidR="003D08B9">
        <w:t>g</w:t>
      </w:r>
      <w:r w:rsidRPr="00C0540F">
        <w:t>uidelines</w:t>
      </w:r>
      <w:r w:rsidR="003D08B9">
        <w:t>;</w:t>
      </w:r>
      <w:r w:rsidRPr="00C0540F">
        <w:t xml:space="preserve"> </w:t>
      </w:r>
      <w:r w:rsidR="003D08B9">
        <w:t>c</w:t>
      </w:r>
      <w:r w:rsidRPr="00C0540F">
        <w:t xml:space="preserve">opyright </w:t>
      </w:r>
      <w:r w:rsidR="003D08B9">
        <w:t>and</w:t>
      </w:r>
      <w:r w:rsidRPr="00C0540F">
        <w:t xml:space="preserve"> </w:t>
      </w:r>
      <w:r w:rsidR="003D08B9">
        <w:t>p</w:t>
      </w:r>
      <w:r w:rsidRPr="00C0540F">
        <w:t>rivacy/</w:t>
      </w:r>
      <w:r w:rsidR="003D08B9">
        <w:t>c</w:t>
      </w:r>
      <w:r w:rsidRPr="00C0540F">
        <w:t>onfidentiality</w:t>
      </w:r>
      <w:r w:rsidR="003D08B9">
        <w:t>;</w:t>
      </w:r>
      <w:r w:rsidRPr="00C0540F">
        <w:t xml:space="preserve"> </w:t>
      </w:r>
      <w:r w:rsidR="003D08B9">
        <w:t>d</w:t>
      </w:r>
      <w:r w:rsidRPr="00C0540F">
        <w:t xml:space="preserve">ata </w:t>
      </w:r>
      <w:r w:rsidR="003D08B9">
        <w:t>d</w:t>
      </w:r>
      <w:r w:rsidRPr="00C0540F">
        <w:t xml:space="preserve">ocumentation </w:t>
      </w:r>
      <w:r w:rsidR="003D08B9">
        <w:t>and</w:t>
      </w:r>
      <w:r w:rsidRPr="00C0540F">
        <w:t xml:space="preserve"> </w:t>
      </w:r>
      <w:r w:rsidR="003D08B9">
        <w:t>m</w:t>
      </w:r>
      <w:r w:rsidRPr="00C0540F">
        <w:t>etadata</w:t>
      </w:r>
      <w:r w:rsidR="003D08B9">
        <w:t>;</w:t>
      </w:r>
      <w:r w:rsidRPr="00C0540F">
        <w:t xml:space="preserve"> </w:t>
      </w:r>
      <w:r w:rsidR="003D08B9">
        <w:t>a</w:t>
      </w:r>
      <w:r w:rsidRPr="00C0540F">
        <w:t xml:space="preserve">rchiving </w:t>
      </w:r>
      <w:r w:rsidR="003D08B9">
        <w:t>and</w:t>
      </w:r>
      <w:r w:rsidRPr="00C0540F">
        <w:t xml:space="preserve"> </w:t>
      </w:r>
      <w:r w:rsidR="003D08B9">
        <w:t>s</w:t>
      </w:r>
      <w:r w:rsidRPr="00C0540F">
        <w:t>haring</w:t>
      </w:r>
      <w:r w:rsidR="003D08B9">
        <w:t>;</w:t>
      </w:r>
      <w:r w:rsidRPr="00C0540F">
        <w:t xml:space="preserve"> and </w:t>
      </w:r>
      <w:r w:rsidR="003D08B9">
        <w:t>c</w:t>
      </w:r>
      <w:r w:rsidRPr="00C0540F">
        <w:t xml:space="preserve">iting </w:t>
      </w:r>
      <w:r w:rsidR="003D08B9">
        <w:t>d</w:t>
      </w:r>
      <w:r w:rsidRPr="00C0540F">
        <w:t>ata.</w:t>
      </w:r>
    </w:p>
    <w:p w14:paraId="048EA8D4" w14:textId="3B3C75A1" w:rsidR="00E84919" w:rsidRPr="00C0540F" w:rsidRDefault="00E84919" w:rsidP="001F15AE">
      <w:pPr>
        <w:spacing w:line="480" w:lineRule="auto"/>
        <w:ind w:firstLine="720"/>
      </w:pPr>
      <w:r w:rsidRPr="00C0540F">
        <w:lastRenderedPageBreak/>
        <w:t xml:space="preserve">A key part of the tool is the data management (DM) sustainability </w:t>
      </w:r>
      <w:r w:rsidR="00280A8C" w:rsidRPr="00C0540F">
        <w:t>ratio</w:t>
      </w:r>
      <w:r w:rsidR="00B31DB5">
        <w:t>s</w:t>
      </w:r>
      <w:r w:rsidR="00280A8C" w:rsidRPr="00C0540F">
        <w:t>, which</w:t>
      </w:r>
      <w:r w:rsidRPr="00C0540F">
        <w:t xml:space="preserve"> </w:t>
      </w:r>
      <w:r w:rsidR="00B31DB5">
        <w:t>are</w:t>
      </w:r>
      <w:r w:rsidR="00B31DB5" w:rsidRPr="00C0540F">
        <w:t xml:space="preserve"> </w:t>
      </w:r>
      <w:r w:rsidRPr="00C0540F">
        <w:t>created for each of the previously mentioned categories</w:t>
      </w:r>
      <w:r w:rsidR="00B31DB5" w:rsidRPr="00B31DB5">
        <w:t xml:space="preserve"> </w:t>
      </w:r>
      <w:r w:rsidR="00B31DB5">
        <w:t>using</w:t>
      </w:r>
      <w:r w:rsidR="00B31DB5" w:rsidRPr="00C0540F">
        <w:t xml:space="preserve"> the best practice statements</w:t>
      </w:r>
      <w:r w:rsidRPr="00C0540F">
        <w:t xml:space="preserve">. To provide a framework for defining and improving researchers’ data management practices, the DM sustainability ratios are averaged to define a </w:t>
      </w:r>
      <w:r w:rsidR="003E3B42">
        <w:t>d</w:t>
      </w:r>
      <w:r w:rsidR="003E3B42" w:rsidRPr="00C0540F">
        <w:t xml:space="preserve">ata </w:t>
      </w:r>
      <w:r w:rsidR="003E3B42">
        <w:t>m</w:t>
      </w:r>
      <w:r w:rsidR="003E3B42" w:rsidRPr="00C0540F">
        <w:t xml:space="preserve">anagement </w:t>
      </w:r>
      <w:r w:rsidR="003E3B42">
        <w:t>m</w:t>
      </w:r>
      <w:r w:rsidR="003E3B42" w:rsidRPr="00C0540F">
        <w:t xml:space="preserve">aturity </w:t>
      </w:r>
      <w:r w:rsidR="003E3B42">
        <w:t>l</w:t>
      </w:r>
      <w:r w:rsidR="003E3B42" w:rsidRPr="00C0540F">
        <w:t>evel</w:t>
      </w:r>
      <w:r w:rsidRPr="00C0540F">
        <w:t xml:space="preserve">. These levels of maturity </w:t>
      </w:r>
      <w:r w:rsidR="00280A8C" w:rsidRPr="00C0540F">
        <w:t>are a synthesis of the levels</w:t>
      </w:r>
      <w:r w:rsidRPr="00C0540F">
        <w:t xml:space="preserve"> described by Crowston </w:t>
      </w:r>
      <w:r w:rsidR="00D51482">
        <w:t>and</w:t>
      </w:r>
      <w:r w:rsidR="00D51482" w:rsidRPr="00C0540F">
        <w:t xml:space="preserve"> </w:t>
      </w:r>
      <w:r w:rsidRPr="00C0540F">
        <w:t xml:space="preserve">Qin </w:t>
      </w:r>
      <w:r w:rsidR="003E3B42">
        <w:t xml:space="preserve">(2010) </w:t>
      </w:r>
      <w:r w:rsidRPr="00C0540F">
        <w:t>and the Australian National Data Service (ANDS, 2011</w:t>
      </w:r>
      <w:r w:rsidR="00DE3A42">
        <w:t>), which</w:t>
      </w:r>
      <w:r w:rsidRPr="00C0540F">
        <w:t xml:space="preserve"> are based on the Capability Maturity Model</w:t>
      </w:r>
      <w:r w:rsidR="003E3B42">
        <w:t xml:space="preserve"> (CMM)</w:t>
      </w:r>
      <w:r w:rsidRPr="00C0540F">
        <w:t xml:space="preserve">, typically used in software development (Paulk, </w:t>
      </w:r>
      <w:r w:rsidR="00D51482">
        <w:t>Curtis, Chrissis, &amp; Weber</w:t>
      </w:r>
      <w:r w:rsidRPr="00C0540F">
        <w:t>, 1993).</w:t>
      </w:r>
    </w:p>
    <w:p w14:paraId="503EE87C" w14:textId="075AAC48" w:rsidR="009C071E" w:rsidRPr="007A1F75" w:rsidRDefault="00E84919" w:rsidP="001F15AE">
      <w:pPr>
        <w:spacing w:line="480" w:lineRule="auto"/>
        <w:ind w:firstLine="720"/>
      </w:pPr>
      <w:r w:rsidRPr="00C0540F">
        <w:t xml:space="preserve">The </w:t>
      </w:r>
      <w:r w:rsidR="003E3B42">
        <w:t>d</w:t>
      </w:r>
      <w:r w:rsidR="003E3B42" w:rsidRPr="00C0540F">
        <w:t xml:space="preserve">ata </w:t>
      </w:r>
      <w:r w:rsidR="003E3B42">
        <w:t>m</w:t>
      </w:r>
      <w:r w:rsidR="003E3B42" w:rsidRPr="00C0540F">
        <w:t xml:space="preserve">anagement </w:t>
      </w:r>
      <w:r w:rsidR="003E3B42">
        <w:t>m</w:t>
      </w:r>
      <w:r w:rsidR="003E3B42" w:rsidRPr="00C0540F">
        <w:t xml:space="preserve">aturity </w:t>
      </w:r>
      <w:r w:rsidR="003E3B42">
        <w:t>l</w:t>
      </w:r>
      <w:r w:rsidR="003E3B42" w:rsidRPr="00C0540F">
        <w:t xml:space="preserve">evel </w:t>
      </w:r>
      <w:r w:rsidRPr="00C0540F">
        <w:t xml:space="preserve">is compared to the maturity levels as defined in the </w:t>
      </w:r>
      <w:r w:rsidR="006E3919">
        <w:t>ANDS</w:t>
      </w:r>
      <w:r w:rsidRPr="00C0540F">
        <w:t xml:space="preserve">’s </w:t>
      </w:r>
      <w:r w:rsidRPr="001F15AE">
        <w:rPr>
          <w:i/>
        </w:rPr>
        <w:t xml:space="preserve">Research Data Management Framework: Capability Maturity </w:t>
      </w:r>
      <w:commentRangeStart w:id="29"/>
      <w:r w:rsidR="00280A8C" w:rsidRPr="001F15AE">
        <w:rPr>
          <w:i/>
        </w:rPr>
        <w:t>Guide</w:t>
      </w:r>
      <w:r w:rsidR="007A1F75">
        <w:rPr>
          <w:i/>
        </w:rPr>
        <w:t xml:space="preserve"> </w:t>
      </w:r>
      <w:r w:rsidR="007A1F75" w:rsidRPr="001F15AE">
        <w:t>(2011)</w:t>
      </w:r>
      <w:r w:rsidR="009C071E" w:rsidRPr="007A1F75">
        <w:t>:</w:t>
      </w:r>
      <w:r w:rsidRPr="007A1F75">
        <w:t xml:space="preserve"> </w:t>
      </w:r>
      <w:commentRangeEnd w:id="29"/>
      <w:r w:rsidR="009C071E" w:rsidRPr="007A1F75">
        <w:rPr>
          <w:rStyle w:val="CommentReference"/>
        </w:rPr>
        <w:commentReference w:id="29"/>
      </w:r>
    </w:p>
    <w:p w14:paraId="2C79FE8A" w14:textId="7B6E21C0" w:rsidR="009C071E" w:rsidRDefault="00E84919" w:rsidP="001F15AE">
      <w:pPr>
        <w:pStyle w:val="ListParagraph"/>
        <w:numPr>
          <w:ilvl w:val="0"/>
          <w:numId w:val="10"/>
        </w:numPr>
        <w:spacing w:line="480" w:lineRule="auto"/>
      </w:pPr>
      <w:r w:rsidRPr="00C0540F">
        <w:t>Level 1: Initial (environment is not stable enough to support DM; few individuals have expertise</w:t>
      </w:r>
      <w:r w:rsidR="00AF6D92">
        <w:t>;</w:t>
      </w:r>
      <w:r w:rsidRPr="00C0540F">
        <w:t xml:space="preserve"> and infrastructure is disorganized)</w:t>
      </w:r>
    </w:p>
    <w:p w14:paraId="6F0077E5" w14:textId="4B11CB1E" w:rsidR="009C071E" w:rsidRDefault="00E84919" w:rsidP="001F15AE">
      <w:pPr>
        <w:pStyle w:val="ListParagraph"/>
        <w:numPr>
          <w:ilvl w:val="0"/>
          <w:numId w:val="10"/>
        </w:numPr>
        <w:spacing w:line="480" w:lineRule="auto"/>
      </w:pPr>
      <w:r w:rsidRPr="00C0540F">
        <w:t>Level 2: Development (the researcher increasingly recognizes the lower level/easier best practices; DM process is under development)</w:t>
      </w:r>
    </w:p>
    <w:p w14:paraId="45889E88" w14:textId="0FBBD88A" w:rsidR="009C071E" w:rsidRDefault="00E84919" w:rsidP="001F15AE">
      <w:pPr>
        <w:pStyle w:val="ListParagraph"/>
        <w:numPr>
          <w:ilvl w:val="0"/>
          <w:numId w:val="10"/>
        </w:numPr>
        <w:spacing w:line="480" w:lineRule="auto"/>
      </w:pPr>
      <w:r w:rsidRPr="00C0540F">
        <w:t xml:space="preserve">Level 3: Defined (the researcher is further defining </w:t>
      </w:r>
      <w:r w:rsidR="00AF6D92">
        <w:t>his or her</w:t>
      </w:r>
      <w:r w:rsidR="00AF6D92" w:rsidRPr="00C0540F">
        <w:t xml:space="preserve"> </w:t>
      </w:r>
      <w:r w:rsidRPr="00C0540F">
        <w:t>DM practices)</w:t>
      </w:r>
    </w:p>
    <w:p w14:paraId="3DC6170C" w14:textId="2A3A0E63" w:rsidR="009C071E" w:rsidRDefault="00E84919" w:rsidP="001F15AE">
      <w:pPr>
        <w:pStyle w:val="ListParagraph"/>
        <w:numPr>
          <w:ilvl w:val="0"/>
          <w:numId w:val="10"/>
        </w:numPr>
        <w:spacing w:line="480" w:lineRule="auto"/>
      </w:pPr>
      <w:r w:rsidRPr="00C0540F">
        <w:t xml:space="preserve">Level 4: Managed (DM is seen as important at an organizational level </w:t>
      </w:r>
      <w:commentRangeStart w:id="30"/>
      <w:r w:rsidRPr="00C0540F">
        <w:t xml:space="preserve">and </w:t>
      </w:r>
      <w:del w:id="31" w:author="Sherry Lake" w:date="2016-02-01T14:47:00Z">
        <w:r w:rsidRPr="00C0540F" w:rsidDel="000A65C4">
          <w:delText xml:space="preserve">is </w:delText>
        </w:r>
      </w:del>
      <w:ins w:id="32" w:author="Sherry Lake" w:date="2016-02-01T14:47:00Z">
        <w:r w:rsidR="000A65C4">
          <w:t>has</w:t>
        </w:r>
        <w:r w:rsidR="000A65C4" w:rsidRPr="00C0540F">
          <w:t xml:space="preserve"> </w:t>
        </w:r>
      </w:ins>
      <w:r w:rsidRPr="00C0540F">
        <w:t xml:space="preserve">more coordination </w:t>
      </w:r>
      <w:commentRangeEnd w:id="30"/>
      <w:r w:rsidR="00AF6D92">
        <w:rPr>
          <w:rStyle w:val="CommentReference"/>
        </w:rPr>
        <w:commentReference w:id="30"/>
      </w:r>
      <w:r w:rsidRPr="00C0540F">
        <w:t xml:space="preserve">between researcher and other organizational IT </w:t>
      </w:r>
      <w:proofErr w:type="gramStart"/>
      <w:r w:rsidRPr="00C0540F">
        <w:t>units )</w:t>
      </w:r>
      <w:proofErr w:type="gramEnd"/>
    </w:p>
    <w:p w14:paraId="517D5AD1" w14:textId="315B1DB3" w:rsidR="00E84919" w:rsidRPr="00C0540F" w:rsidRDefault="00E84919" w:rsidP="001F15AE">
      <w:pPr>
        <w:pStyle w:val="ListParagraph"/>
        <w:numPr>
          <w:ilvl w:val="0"/>
          <w:numId w:val="10"/>
        </w:numPr>
        <w:spacing w:line="480" w:lineRule="auto"/>
      </w:pPr>
      <w:r w:rsidRPr="00C0540F">
        <w:t>Level 5: Optimizing (the researchers are continually improving their data management practices; DM practices are not static)</w:t>
      </w:r>
    </w:p>
    <w:p w14:paraId="189DDC31" w14:textId="75276EA9" w:rsidR="00E84919" w:rsidRPr="00C0540F" w:rsidRDefault="00E84919" w:rsidP="001F15AE">
      <w:pPr>
        <w:spacing w:line="480" w:lineRule="auto"/>
        <w:ind w:firstLine="720"/>
      </w:pPr>
      <w:r w:rsidRPr="00C0540F">
        <w:lastRenderedPageBreak/>
        <w:t xml:space="preserve">The strength of the DMVitals tool is the creation of the </w:t>
      </w:r>
      <w:r w:rsidR="00A6326C">
        <w:t>DM</w:t>
      </w:r>
      <w:r w:rsidR="005F0AAC">
        <w:t xml:space="preserve"> </w:t>
      </w:r>
      <w:r w:rsidR="00280A8C" w:rsidRPr="00C0540F">
        <w:t>report, which</w:t>
      </w:r>
      <w:r w:rsidRPr="00C0540F">
        <w:t xml:space="preserve"> generates tasks customized to each researcher. These tasks can then</w:t>
      </w:r>
      <w:r w:rsidR="00A6326C">
        <w:t xml:space="preserve"> easily</w:t>
      </w:r>
      <w:r w:rsidRPr="00C0540F">
        <w:t xml:space="preserve"> be grouped into phases, creating a </w:t>
      </w:r>
      <w:r w:rsidR="00A6326C">
        <w:t>DM</w:t>
      </w:r>
      <w:r w:rsidRPr="00C0540F">
        <w:t xml:space="preserve"> implementation plan for each researcher based on </w:t>
      </w:r>
      <w:r w:rsidR="00A6326C">
        <w:t>his or her</w:t>
      </w:r>
      <w:r w:rsidR="00A6326C" w:rsidRPr="00C0540F">
        <w:t xml:space="preserve"> </w:t>
      </w:r>
      <w:r w:rsidRPr="00C0540F">
        <w:t>personal data interview and su</w:t>
      </w:r>
      <w:r w:rsidR="00280A8C" w:rsidRPr="00C0540F">
        <w:t>bsequent information gathering.</w:t>
      </w:r>
      <w:r w:rsidR="00F05DE2">
        <w:t xml:space="preserve"> </w:t>
      </w:r>
      <w:r w:rsidR="00621F72">
        <w:t>Comb</w:t>
      </w:r>
      <w:ins w:id="33" w:author="Sherry Lake" w:date="2014-01-26T14:21:00Z">
        <w:r w:rsidR="00B03662">
          <w:t>in</w:t>
        </w:r>
      </w:ins>
      <w:r w:rsidR="00621F72">
        <w:t>ing this tool with assessment and planning methods</w:t>
      </w:r>
      <w:r w:rsidR="00DE3A42">
        <w:t xml:space="preserve"> helps to expedite</w:t>
      </w:r>
      <w:r w:rsidR="00DE3A42" w:rsidRPr="00C0540F">
        <w:t xml:space="preserve"> </w:t>
      </w:r>
      <w:r w:rsidRPr="00C0540F">
        <w:t xml:space="preserve">the recommendation report process and provide valuable actionable feedback that the researcher can use immediately to improve the sustainability of </w:t>
      </w:r>
      <w:r w:rsidR="00A6326C">
        <w:t>his or her</w:t>
      </w:r>
      <w:r w:rsidR="00A6326C" w:rsidRPr="00C0540F">
        <w:t xml:space="preserve"> </w:t>
      </w:r>
      <w:r w:rsidRPr="00C0540F">
        <w:t xml:space="preserve">data. </w:t>
      </w:r>
    </w:p>
    <w:p w14:paraId="7B150343" w14:textId="77777777" w:rsidR="00E84919" w:rsidRPr="00C0540F" w:rsidRDefault="00E84919" w:rsidP="00C0540F">
      <w:pPr>
        <w:spacing w:line="480" w:lineRule="auto"/>
      </w:pPr>
    </w:p>
    <w:p w14:paraId="702B1BC5" w14:textId="77777777" w:rsidR="00E84919" w:rsidRPr="00C0540F" w:rsidRDefault="00E84919" w:rsidP="00C0540F">
      <w:pPr>
        <w:widowControl w:val="0"/>
        <w:autoSpaceDE w:val="0"/>
        <w:autoSpaceDN w:val="0"/>
        <w:adjustRightInd w:val="0"/>
        <w:spacing w:line="480" w:lineRule="auto"/>
        <w:rPr>
          <w:i/>
        </w:rPr>
      </w:pPr>
      <w:r w:rsidRPr="00C0540F">
        <w:rPr>
          <w:i/>
        </w:rPr>
        <w:t>UVa’s Data Interview Initiative</w:t>
      </w:r>
    </w:p>
    <w:p w14:paraId="5202683F" w14:textId="2DF9FDF9" w:rsidR="00E84919" w:rsidRPr="00C0540F" w:rsidRDefault="001E30A7" w:rsidP="00C0540F">
      <w:pPr>
        <w:spacing w:after="120" w:line="480" w:lineRule="auto"/>
      </w:pPr>
      <w:r>
        <w:t xml:space="preserve">The DMVitals tool </w:t>
      </w:r>
      <w:r w:rsidR="00DB62B4">
        <w:t>evolved</w:t>
      </w:r>
      <w:r>
        <w:t xml:space="preserve"> out of a need to systematically assess, score, and deliver mostly objective recommendations to a researcher following </w:t>
      </w:r>
      <w:r w:rsidR="00DB62B4">
        <w:t>a start</w:t>
      </w:r>
      <w:r w:rsidR="00B61624">
        <w:t>-</w:t>
      </w:r>
      <w:r w:rsidR="00DB62B4">
        <w:t>up consultation interview</w:t>
      </w:r>
      <w:r>
        <w:t>.</w:t>
      </w:r>
      <w:r w:rsidR="00F05DE2">
        <w:t xml:space="preserve"> </w:t>
      </w:r>
      <w:r>
        <w:t xml:space="preserve">When we first began developing our </w:t>
      </w:r>
      <w:r w:rsidR="00B61624">
        <w:t>DM</w:t>
      </w:r>
      <w:r>
        <w:t xml:space="preserve"> services, we recognized that a</w:t>
      </w:r>
      <w:r w:rsidR="00EA141F" w:rsidRPr="00C0540F">
        <w:t xml:space="preserve"> </w:t>
      </w:r>
      <w:r w:rsidR="00E84919" w:rsidRPr="00C0540F">
        <w:t>data interview</w:t>
      </w:r>
      <w:r>
        <w:t xml:space="preserve"> structure could help us develop a deeper</w:t>
      </w:r>
      <w:r w:rsidR="00E84919" w:rsidRPr="00C0540F">
        <w:t xml:space="preserve"> understanding of how </w:t>
      </w:r>
      <w:r w:rsidR="00EA141F">
        <w:t>UVa’s</w:t>
      </w:r>
      <w:r w:rsidR="00EA141F" w:rsidRPr="00C0540F">
        <w:t xml:space="preserve"> </w:t>
      </w:r>
      <w:r w:rsidR="00E84919" w:rsidRPr="00C0540F">
        <w:t>science and en</w:t>
      </w:r>
      <w:r w:rsidR="00E84919" w:rsidRPr="00C0540F">
        <w:softHyphen/>
        <w:t xml:space="preserve">gineering researchers manage their research data </w:t>
      </w:r>
      <w:r>
        <w:t>while also</w:t>
      </w:r>
      <w:r w:rsidR="00E84919" w:rsidRPr="00C0540F">
        <w:t xml:space="preserve"> </w:t>
      </w:r>
      <w:r>
        <w:t>initiating</w:t>
      </w:r>
      <w:r w:rsidR="00E84919" w:rsidRPr="00C0540F">
        <w:t xml:space="preserve"> a discussion about how to simplify processes and improve practices.</w:t>
      </w:r>
      <w:r w:rsidR="00F05DE2">
        <w:t xml:space="preserve"> </w:t>
      </w:r>
      <w:r w:rsidR="00DB62B4">
        <w:t>These interviews were constrained to</w:t>
      </w:r>
      <w:r w:rsidR="00EA141F">
        <w:t xml:space="preserve"> </w:t>
      </w:r>
      <w:r w:rsidR="00DE3A42">
        <w:t>60</w:t>
      </w:r>
      <w:r w:rsidR="00B61624">
        <w:t xml:space="preserve"> </w:t>
      </w:r>
      <w:r w:rsidR="00DE3A42">
        <w:t>minute</w:t>
      </w:r>
      <w:r w:rsidR="00DB62B4">
        <w:t>s</w:t>
      </w:r>
      <w:r w:rsidR="00E84919" w:rsidRPr="00C0540F">
        <w:t xml:space="preserve"> </w:t>
      </w:r>
      <w:r w:rsidR="00DB62B4">
        <w:t xml:space="preserve">and </w:t>
      </w:r>
      <w:r w:rsidR="00E84919" w:rsidRPr="00C0540F">
        <w:t>include</w:t>
      </w:r>
      <w:r w:rsidR="00EA141F">
        <w:t>d</w:t>
      </w:r>
      <w:r w:rsidR="00E84919" w:rsidRPr="00C0540F">
        <w:t xml:space="preserve"> the </w:t>
      </w:r>
      <w:r w:rsidR="00DE3A42">
        <w:t>s</w:t>
      </w:r>
      <w:r w:rsidR="00E84919" w:rsidRPr="00C0540F">
        <w:t xml:space="preserve">cientific </w:t>
      </w:r>
      <w:r w:rsidR="00DE3A42">
        <w:t>d</w:t>
      </w:r>
      <w:r w:rsidR="00E84919" w:rsidRPr="00C0540F">
        <w:t xml:space="preserve">ata </w:t>
      </w:r>
      <w:r w:rsidR="00DE3A42">
        <w:t>c</w:t>
      </w:r>
      <w:r w:rsidR="00E84919" w:rsidRPr="00C0540F">
        <w:t xml:space="preserve">onsultants, the </w:t>
      </w:r>
      <w:r w:rsidR="00DE3A42">
        <w:t>s</w:t>
      </w:r>
      <w:r w:rsidR="00E84919" w:rsidRPr="00C0540F">
        <w:t xml:space="preserve">ubject </w:t>
      </w:r>
      <w:r w:rsidR="00DE3A42">
        <w:t>l</w:t>
      </w:r>
      <w:r w:rsidR="00E84919" w:rsidRPr="00C0540F">
        <w:t>ibrarian</w:t>
      </w:r>
      <w:r w:rsidR="00B61624">
        <w:t>,</w:t>
      </w:r>
      <w:r w:rsidR="00E84919" w:rsidRPr="00C0540F">
        <w:t xml:space="preserve"> and the researcher. With the data interviews we hoped to:</w:t>
      </w:r>
    </w:p>
    <w:p w14:paraId="41660F5B" w14:textId="77777777" w:rsidR="00E84919" w:rsidRPr="00C0540F" w:rsidRDefault="00E84919" w:rsidP="00C0540F">
      <w:pPr>
        <w:spacing w:line="480" w:lineRule="auto"/>
        <w:ind w:left="720" w:hanging="360"/>
        <w:jc w:val="both"/>
      </w:pPr>
      <w:r w:rsidRPr="00C0540F">
        <w:t xml:space="preserve">a. </w:t>
      </w:r>
      <w:r w:rsidRPr="00C0540F">
        <w:tab/>
        <w:t xml:space="preserve">Identify common research data problems and needs, </w:t>
      </w:r>
    </w:p>
    <w:p w14:paraId="0367E111" w14:textId="26F2EF80" w:rsidR="00E84919" w:rsidRPr="00C0540F" w:rsidRDefault="00E84919" w:rsidP="00C0540F">
      <w:pPr>
        <w:spacing w:line="480" w:lineRule="auto"/>
        <w:ind w:left="720" w:hanging="360"/>
        <w:jc w:val="both"/>
      </w:pPr>
      <w:r w:rsidRPr="00C0540F">
        <w:t xml:space="preserve">b. </w:t>
      </w:r>
      <w:r w:rsidRPr="00C0540F">
        <w:tab/>
        <w:t xml:space="preserve">Identify the types of digital data that </w:t>
      </w:r>
      <w:r w:rsidR="00EC21ED">
        <w:t xml:space="preserve">are </w:t>
      </w:r>
      <w:r w:rsidRPr="00C0540F">
        <w:t xml:space="preserve">being created, </w:t>
      </w:r>
    </w:p>
    <w:p w14:paraId="4331F5D5" w14:textId="77777777" w:rsidR="00E84919" w:rsidRPr="00C0540F" w:rsidRDefault="00E84919" w:rsidP="00C0540F">
      <w:pPr>
        <w:spacing w:line="480" w:lineRule="auto"/>
        <w:ind w:left="720" w:hanging="360"/>
        <w:jc w:val="both"/>
      </w:pPr>
      <w:r w:rsidRPr="00C0540F">
        <w:t xml:space="preserve">c. </w:t>
      </w:r>
      <w:r w:rsidRPr="00C0540F">
        <w:tab/>
        <w:t xml:space="preserve">Identify communities and individuals who are under the most pressure from emerging grant regulations, </w:t>
      </w:r>
    </w:p>
    <w:p w14:paraId="6EB0D01B" w14:textId="77777777" w:rsidR="00E84919" w:rsidRPr="00C0540F" w:rsidRDefault="00E84919" w:rsidP="00C0540F">
      <w:pPr>
        <w:spacing w:line="480" w:lineRule="auto"/>
        <w:ind w:left="720" w:hanging="360"/>
        <w:jc w:val="both"/>
      </w:pPr>
      <w:r w:rsidRPr="00C0540F">
        <w:t xml:space="preserve">d. </w:t>
      </w:r>
      <w:r w:rsidRPr="00C0540F">
        <w:tab/>
        <w:t xml:space="preserve">Identify potential partnerships for institutional repository data deposit, and </w:t>
      </w:r>
    </w:p>
    <w:p w14:paraId="102C92F3" w14:textId="77777777" w:rsidR="00E84919" w:rsidRPr="00C0540F" w:rsidRDefault="00E84919" w:rsidP="00C05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360"/>
        <w:jc w:val="both"/>
      </w:pPr>
      <w:r w:rsidRPr="00C0540F">
        <w:lastRenderedPageBreak/>
        <w:t xml:space="preserve">e. </w:t>
      </w:r>
      <w:r w:rsidRPr="00C0540F">
        <w:tab/>
        <w:t>Develop opportunities to provide data management recommendations and training.</w:t>
      </w:r>
    </w:p>
    <w:p w14:paraId="4E03F533" w14:textId="72079472" w:rsidR="00E84919" w:rsidRPr="00C0540F" w:rsidRDefault="00E84919" w:rsidP="00C0540F">
      <w:pPr>
        <w:widowControl w:val="0"/>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120" w:line="480" w:lineRule="auto"/>
      </w:pPr>
      <w:r w:rsidRPr="00C0540F">
        <w:t xml:space="preserve">In creating our interview model we consulted the following models: </w:t>
      </w:r>
      <w:r w:rsidR="00B61624">
        <w:t xml:space="preserve">the </w:t>
      </w:r>
      <w:r w:rsidRPr="00C0540F">
        <w:t xml:space="preserve">Data </w:t>
      </w:r>
      <w:commentRangeStart w:id="34"/>
      <w:del w:id="35" w:author="Sherry Lake" w:date="2016-02-01T14:49:00Z">
        <w:r w:rsidRPr="00C0540F" w:rsidDel="00F63596">
          <w:delText xml:space="preserve">Audit </w:delText>
        </w:r>
      </w:del>
      <w:commentRangeEnd w:id="34"/>
      <w:ins w:id="36" w:author="Sherry Lake" w:date="2016-02-01T14:49:00Z">
        <w:r w:rsidR="00F63596">
          <w:t>Asset</w:t>
        </w:r>
        <w:r w:rsidR="00F63596" w:rsidRPr="00C0540F">
          <w:t xml:space="preserve"> </w:t>
        </w:r>
      </w:ins>
      <w:r w:rsidR="00B61624">
        <w:rPr>
          <w:rStyle w:val="CommentReference"/>
        </w:rPr>
        <w:commentReference w:id="34"/>
      </w:r>
      <w:r w:rsidRPr="00C0540F">
        <w:t>Framework (DAF) for background reading (Jones</w:t>
      </w:r>
      <w:r w:rsidR="00D51482">
        <w:t>,</w:t>
      </w:r>
      <w:r w:rsidRPr="00C0540F">
        <w:t xml:space="preserve"> </w:t>
      </w:r>
      <w:r w:rsidR="00D51482" w:rsidRPr="00322B85">
        <w:t>Ball, &amp; Ekmekcioglu</w:t>
      </w:r>
      <w:r w:rsidRPr="00C0540F">
        <w:t xml:space="preserve">, 2008), </w:t>
      </w:r>
      <w:r w:rsidR="00B61624">
        <w:t xml:space="preserve">the </w:t>
      </w:r>
      <w:r w:rsidRPr="00C0540F">
        <w:t xml:space="preserve">University of Oregon for consultation and information on implementation and buy-in </w:t>
      </w:r>
      <w:fldSimple w:instr=" ADDIN ZOTERO_ITEM {&quot;sort&quot;:true,&quot;citationItems&quot;:[{&quot;uri&quot;:[&quot;http://zotero.org/users/117043/items/VDPQD3K5&quot;]}]} ">
        <w:r w:rsidRPr="00C0540F">
          <w:t>(Westra, 2010)</w:t>
        </w:r>
      </w:fldSimple>
      <w:r w:rsidRPr="00C0540F">
        <w:t xml:space="preserve">, </w:t>
      </w:r>
      <w:r w:rsidR="00B61624">
        <w:t xml:space="preserve">the </w:t>
      </w:r>
      <w:r w:rsidRPr="00C0540F">
        <w:t>University of Glasgow for interview questions and format (Ward</w:t>
      </w:r>
      <w:r w:rsidR="00D51482">
        <w:t xml:space="preserve">, </w:t>
      </w:r>
      <w:r w:rsidR="00D51482" w:rsidRPr="00322B85">
        <w:rPr>
          <w:rFonts w:cs="Times New Roman"/>
          <w:color w:val="313131"/>
        </w:rPr>
        <w:t xml:space="preserve">Freiman, </w:t>
      </w:r>
      <w:r w:rsidR="00D51482" w:rsidRPr="00322B85">
        <w:rPr>
          <w:rFonts w:cs="Times New Roman"/>
          <w:color w:val="262626"/>
        </w:rPr>
        <w:t xml:space="preserve">Molloy, Jones, </w:t>
      </w:r>
      <w:r w:rsidR="00D51482">
        <w:rPr>
          <w:rFonts w:cs="Times New Roman"/>
          <w:color w:val="313131"/>
        </w:rPr>
        <w:t>&amp;</w:t>
      </w:r>
      <w:r w:rsidR="00D51482" w:rsidRPr="00322B85">
        <w:rPr>
          <w:rFonts w:cs="Times New Roman"/>
          <w:color w:val="313131"/>
        </w:rPr>
        <w:t xml:space="preserve"> </w:t>
      </w:r>
      <w:r w:rsidR="00D51482" w:rsidRPr="00322B85">
        <w:rPr>
          <w:rFonts w:cs="Times New Roman"/>
          <w:color w:val="262626"/>
        </w:rPr>
        <w:t>Snow</w:t>
      </w:r>
      <w:r w:rsidR="00D51482">
        <w:rPr>
          <w:rFonts w:cs="Times New Roman"/>
          <w:color w:val="262626"/>
        </w:rPr>
        <w:t>,</w:t>
      </w:r>
      <w:r w:rsidRPr="00C0540F">
        <w:t xml:space="preserve"> 2010)</w:t>
      </w:r>
      <w:r w:rsidR="00B61624">
        <w:t>,</w:t>
      </w:r>
      <w:r w:rsidRPr="00C0540F">
        <w:t xml:space="preserve"> and Purdue’s </w:t>
      </w:r>
      <w:r w:rsidR="00D51482">
        <w:t>Distributed</w:t>
      </w:r>
      <w:r w:rsidR="00D51482" w:rsidRPr="00C0540F">
        <w:t xml:space="preserve"> </w:t>
      </w:r>
      <w:r w:rsidRPr="00C0540F">
        <w:t xml:space="preserve">Data Curation Center (D2C2) </w:t>
      </w:r>
      <w:r w:rsidR="00DB62B4">
        <w:t xml:space="preserve">Data Curation Profile framework </w:t>
      </w:r>
      <w:r w:rsidRPr="00C0540F">
        <w:t xml:space="preserve">for question refinement </w:t>
      </w:r>
      <w:fldSimple w:instr=" ADDIN ZOTERO_ITEM {&quot;sort&quot;:true,&quot;citationItems&quot;:[{&quot;uri&quot;:[&quot;http://zotero.org/users/117043/items/DEGETJC4&quot;]}]} ">
        <w:r w:rsidRPr="00C0540F">
          <w:t>(Carlson &amp; Witt, 2007)</w:t>
        </w:r>
      </w:fldSimple>
      <w:r w:rsidRPr="00C0540F">
        <w:t>. Our interview protocol was based on the protocol from Wisconsin’s Summary Report of the Research Data Management Study Group (Wolf et al., 2009).</w:t>
      </w:r>
    </w:p>
    <w:p w14:paraId="08E28AE9" w14:textId="5221E670" w:rsidR="00E84919" w:rsidRPr="00C0540F" w:rsidRDefault="00E84919" w:rsidP="001F15AE">
      <w:pPr>
        <w:widowControl w:val="0"/>
        <w:autoSpaceDE w:val="0"/>
        <w:autoSpaceDN w:val="0"/>
        <w:adjustRightInd w:val="0"/>
        <w:spacing w:line="480" w:lineRule="auto"/>
        <w:ind w:firstLine="720"/>
      </w:pPr>
      <w:r w:rsidRPr="00C0540F">
        <w:t xml:space="preserve">Over </w:t>
      </w:r>
      <w:r w:rsidR="00DB62B4">
        <w:t>the first</w:t>
      </w:r>
      <w:r w:rsidRPr="00C0540F">
        <w:t xml:space="preserve"> two years </w:t>
      </w:r>
      <w:r w:rsidR="00DB62B4">
        <w:t xml:space="preserve">of our services, </w:t>
      </w:r>
      <w:r w:rsidRPr="00C0540F">
        <w:t xml:space="preserve">we conducted about 25 data interviews. </w:t>
      </w:r>
      <w:r w:rsidR="00DE3A42">
        <w:t>Through the process, w</w:t>
      </w:r>
      <w:r w:rsidRPr="00C0540F">
        <w:t>e learn</w:t>
      </w:r>
      <w:r w:rsidR="00312CFD">
        <w:t>ed</w:t>
      </w:r>
      <w:r w:rsidRPr="00C0540F">
        <w:t xml:space="preserve"> about research data practices at </w:t>
      </w:r>
      <w:r w:rsidR="00DD352B" w:rsidRPr="00C0540F">
        <w:t>UVa,</w:t>
      </w:r>
      <w:r w:rsidR="00DE3A42">
        <w:t xml:space="preserve"> </w:t>
      </w:r>
      <w:r w:rsidRPr="00C0540F">
        <w:t>identified service needs</w:t>
      </w:r>
      <w:r w:rsidR="00312CFD">
        <w:t xml:space="preserve"> and </w:t>
      </w:r>
      <w:r w:rsidRPr="00C0540F">
        <w:t>opportunities</w:t>
      </w:r>
      <w:r w:rsidR="00DE3A42">
        <w:t>, and opened the door to consulting opportunities with researchers.</w:t>
      </w:r>
      <w:r w:rsidR="00F05DE2">
        <w:t xml:space="preserve"> </w:t>
      </w:r>
      <w:r w:rsidR="00E610C6">
        <w:t>Additionally,</w:t>
      </w:r>
      <w:r w:rsidR="00DE3A42">
        <w:t xml:space="preserve"> we </w:t>
      </w:r>
      <w:r w:rsidR="00DD352B">
        <w:t>encountered the</w:t>
      </w:r>
      <w:r w:rsidRPr="00C0540F">
        <w:t xml:space="preserve"> </w:t>
      </w:r>
      <w:r w:rsidR="00DD352B">
        <w:t>dilemma</w:t>
      </w:r>
      <w:r w:rsidR="00DD352B" w:rsidRPr="00C0540F">
        <w:t xml:space="preserve"> </w:t>
      </w:r>
      <w:r w:rsidRPr="00C0540F">
        <w:t xml:space="preserve">of how to manage “unique” conditions of each research environment against common characteristics of </w:t>
      </w:r>
      <w:r w:rsidR="005E79AC">
        <w:t>DM</w:t>
      </w:r>
      <w:r w:rsidRPr="00C0540F">
        <w:t xml:space="preserve"> within domains and institutional framework</w:t>
      </w:r>
      <w:r w:rsidR="00EC21ED">
        <w:t>s</w:t>
      </w:r>
      <w:r w:rsidRPr="00C0540F">
        <w:t xml:space="preserve">. </w:t>
      </w:r>
      <w:r w:rsidR="00DD352B">
        <w:t>In terms of support, w</w:t>
      </w:r>
      <w:r w:rsidRPr="00C0540F">
        <w:t>e were having trouble customizing data recommendation requirements for each researcher.</w:t>
      </w:r>
    </w:p>
    <w:p w14:paraId="3B30A6D7" w14:textId="15C51C07" w:rsidR="00E84919" w:rsidRPr="00C0540F" w:rsidRDefault="00E84919" w:rsidP="001F15AE">
      <w:pPr>
        <w:widowControl w:val="0"/>
        <w:autoSpaceDE w:val="0"/>
        <w:autoSpaceDN w:val="0"/>
        <w:adjustRightInd w:val="0"/>
        <w:spacing w:line="480" w:lineRule="auto"/>
        <w:ind w:firstLine="720"/>
      </w:pPr>
      <w:r w:rsidRPr="00C0540F">
        <w:t xml:space="preserve">We </w:t>
      </w:r>
      <w:r w:rsidR="00DD352B">
        <w:t xml:space="preserve">recognized a need to </w:t>
      </w:r>
      <w:r w:rsidRPr="00C0540F">
        <w:t xml:space="preserve">reduce the subjectivity and increase the speed at which we produced a report </w:t>
      </w:r>
      <w:r w:rsidR="00DD352B">
        <w:t>with</w:t>
      </w:r>
      <w:r w:rsidR="00DD352B" w:rsidRPr="00C0540F">
        <w:t xml:space="preserve"> </w:t>
      </w:r>
      <w:r w:rsidRPr="00C0540F">
        <w:t>recommendations.</w:t>
      </w:r>
      <w:r w:rsidR="00F05DE2">
        <w:t xml:space="preserve"> </w:t>
      </w:r>
      <w:r w:rsidR="00DD352B">
        <w:t xml:space="preserve">Additionally, we wanted to </w:t>
      </w:r>
      <w:r w:rsidRPr="00C0540F">
        <w:t xml:space="preserve">weigh all assessment factors from our interview, create actionable and repeatable recommendations, </w:t>
      </w:r>
      <w:r w:rsidR="00280A8C" w:rsidRPr="00C0540F">
        <w:t>and address</w:t>
      </w:r>
      <w:r w:rsidRPr="00C0540F">
        <w:t xml:space="preserve"> current </w:t>
      </w:r>
      <w:r w:rsidR="005E79AC">
        <w:t>DM</w:t>
      </w:r>
      <w:r w:rsidRPr="00C0540F">
        <w:t xml:space="preserve"> conditions while showing paths for </w:t>
      </w:r>
      <w:r w:rsidRPr="00C0540F">
        <w:lastRenderedPageBreak/>
        <w:t>improvements.</w:t>
      </w:r>
      <w:r w:rsidR="00F05DE2">
        <w:t xml:space="preserve"> </w:t>
      </w:r>
      <w:r w:rsidR="00DB62B4">
        <w:t>These needs are what led to the development of the DMVitals tool.</w:t>
      </w:r>
    </w:p>
    <w:p w14:paraId="547D67BC" w14:textId="48117BBB" w:rsidR="00E84919" w:rsidRPr="00C0540F" w:rsidRDefault="00E84919" w:rsidP="00C0540F">
      <w:pPr>
        <w:widowControl w:val="0"/>
        <w:autoSpaceDE w:val="0"/>
        <w:autoSpaceDN w:val="0"/>
        <w:adjustRightInd w:val="0"/>
        <w:spacing w:line="480" w:lineRule="auto"/>
      </w:pPr>
    </w:p>
    <w:p w14:paraId="6A018B22" w14:textId="77777777" w:rsidR="00E84919" w:rsidRPr="00C0540F" w:rsidRDefault="00E84919" w:rsidP="00C0540F">
      <w:pPr>
        <w:widowControl w:val="0"/>
        <w:autoSpaceDE w:val="0"/>
        <w:autoSpaceDN w:val="0"/>
        <w:adjustRightInd w:val="0"/>
        <w:spacing w:line="480" w:lineRule="auto"/>
        <w:rPr>
          <w:i/>
        </w:rPr>
      </w:pPr>
      <w:r w:rsidRPr="00C0540F">
        <w:rPr>
          <w:i/>
        </w:rPr>
        <w:t>Development of the DMVitals Tool</w:t>
      </w:r>
    </w:p>
    <w:p w14:paraId="330BC06A" w14:textId="31382F24" w:rsidR="00E84919" w:rsidRPr="00C0540F" w:rsidRDefault="00E84919" w:rsidP="00C0540F">
      <w:pPr>
        <w:widowControl w:val="0"/>
        <w:tabs>
          <w:tab w:val="left" w:pos="220"/>
          <w:tab w:val="left" w:pos="720"/>
        </w:tabs>
        <w:autoSpaceDE w:val="0"/>
        <w:autoSpaceDN w:val="0"/>
        <w:adjustRightInd w:val="0"/>
        <w:spacing w:line="480" w:lineRule="auto"/>
        <w:rPr>
          <w:rFonts w:cs="Arial"/>
        </w:rPr>
      </w:pPr>
      <w:r w:rsidRPr="00C0540F">
        <w:t>The DMVitals tool is built using Microsoft Excel</w:t>
      </w:r>
      <w:r w:rsidR="00974257">
        <w:t xml:space="preserve"> </w:t>
      </w:r>
      <w:r w:rsidR="005E79AC">
        <w:t xml:space="preserve">and consists </w:t>
      </w:r>
      <w:r w:rsidR="00FF5F6B">
        <w:t>of</w:t>
      </w:r>
      <w:r w:rsidRPr="00C0540F">
        <w:t xml:space="preserve"> three types of </w:t>
      </w:r>
      <w:r w:rsidR="00EC21ED">
        <w:t>work</w:t>
      </w:r>
      <w:r w:rsidRPr="00C0540F">
        <w:t>sheets</w:t>
      </w:r>
      <w:r w:rsidR="00974257">
        <w:t xml:space="preserve">: </w:t>
      </w:r>
      <w:r w:rsidR="005E79AC">
        <w:t xml:space="preserve">interview questions </w:t>
      </w:r>
      <w:r w:rsidR="00C251C2">
        <w:t>s</w:t>
      </w:r>
      <w:r w:rsidR="00974257">
        <w:t xml:space="preserve">heet, </w:t>
      </w:r>
      <w:r w:rsidR="005E79AC">
        <w:t xml:space="preserve">data management category </w:t>
      </w:r>
      <w:commentRangeStart w:id="37"/>
      <w:r w:rsidR="00974257">
        <w:t>sheets</w:t>
      </w:r>
      <w:commentRangeEnd w:id="37"/>
      <w:r w:rsidR="005E79AC">
        <w:rPr>
          <w:rStyle w:val="CommentReference"/>
        </w:rPr>
        <w:commentReference w:id="37"/>
      </w:r>
      <w:r w:rsidR="005E79AC">
        <w:t>,</w:t>
      </w:r>
      <w:r w:rsidR="00974257">
        <w:t xml:space="preserve"> and the </w:t>
      </w:r>
      <w:r w:rsidR="007B1BA6">
        <w:rPr>
          <w:rFonts w:cs="Arial"/>
        </w:rPr>
        <w:t>d</w:t>
      </w:r>
      <w:r w:rsidR="007B1BA6" w:rsidRPr="00C0540F">
        <w:rPr>
          <w:rFonts w:cs="Arial"/>
        </w:rPr>
        <w:t xml:space="preserve">ata </w:t>
      </w:r>
      <w:r w:rsidR="007B1BA6">
        <w:rPr>
          <w:rFonts w:cs="Arial"/>
        </w:rPr>
        <w:t>m</w:t>
      </w:r>
      <w:r w:rsidR="007B1BA6" w:rsidRPr="00C0540F">
        <w:rPr>
          <w:rFonts w:cs="Arial"/>
        </w:rPr>
        <w:t xml:space="preserve">anagement </w:t>
      </w:r>
      <w:r w:rsidR="005E79AC">
        <w:t xml:space="preserve">report </w:t>
      </w:r>
      <w:r w:rsidR="00974257">
        <w:t>sheet</w:t>
      </w:r>
      <w:r w:rsidRPr="00C0540F">
        <w:t xml:space="preserve">. The </w:t>
      </w:r>
      <w:r w:rsidR="005E79AC">
        <w:t>i</w:t>
      </w:r>
      <w:r w:rsidR="005E79AC" w:rsidRPr="00C0540F">
        <w:t xml:space="preserve">nterview </w:t>
      </w:r>
      <w:r w:rsidR="005E79AC">
        <w:t>q</w:t>
      </w:r>
      <w:r w:rsidR="005E79AC" w:rsidRPr="00C0540F">
        <w:t xml:space="preserve">uestions </w:t>
      </w:r>
      <w:r w:rsidRPr="00C0540F">
        <w:t xml:space="preserve">sheet (Interview) contains the questions from the data </w:t>
      </w:r>
      <w:r w:rsidR="000C7237">
        <w:t>interview.</w:t>
      </w:r>
      <w:r w:rsidR="00F05DE2">
        <w:t xml:space="preserve"> </w:t>
      </w:r>
      <w:r w:rsidR="00EC21ED">
        <w:t xml:space="preserve">Each of the </w:t>
      </w:r>
      <w:r w:rsidR="005E79AC">
        <w:t>d</w:t>
      </w:r>
      <w:r w:rsidR="005E79AC" w:rsidRPr="00C0540F">
        <w:t xml:space="preserve">ata </w:t>
      </w:r>
      <w:r w:rsidR="005E79AC">
        <w:t>m</w:t>
      </w:r>
      <w:r w:rsidR="005E79AC" w:rsidRPr="00C0540F">
        <w:t xml:space="preserve">anagement </w:t>
      </w:r>
      <w:r w:rsidR="005E79AC">
        <w:t>c</w:t>
      </w:r>
      <w:r w:rsidR="005E79AC" w:rsidRPr="00C0540F">
        <w:t>ategor</w:t>
      </w:r>
      <w:r w:rsidR="005E79AC">
        <w:t>ies</w:t>
      </w:r>
      <w:r w:rsidRPr="00C0540F">
        <w:t xml:space="preserve">, as defined on the SciDaC </w:t>
      </w:r>
      <w:r w:rsidR="001505EE">
        <w:t xml:space="preserve">Group </w:t>
      </w:r>
      <w:r w:rsidRPr="00C0540F">
        <w:t xml:space="preserve">website, </w:t>
      </w:r>
      <w:r w:rsidR="00736299">
        <w:t xml:space="preserve">are </w:t>
      </w:r>
      <w:r w:rsidRPr="00C0540F">
        <w:t>a sheet. I</w:t>
      </w:r>
      <w:r w:rsidR="00736299">
        <w:t>n</w:t>
      </w:r>
      <w:r w:rsidRPr="00C0540F">
        <w:t xml:space="preserve"> version (1.0) of DMVitals</w:t>
      </w:r>
      <w:r w:rsidR="005E79AC">
        <w:t>,</w:t>
      </w:r>
      <w:r w:rsidRPr="00C0540F">
        <w:t xml:space="preserve"> we use </w:t>
      </w:r>
      <w:r w:rsidR="005E79AC">
        <w:rPr>
          <w:rFonts w:cs="Arial"/>
        </w:rPr>
        <w:t>five</w:t>
      </w:r>
      <w:r w:rsidR="005E79AC" w:rsidRPr="00C0540F">
        <w:rPr>
          <w:rFonts w:cs="Arial"/>
        </w:rPr>
        <w:t xml:space="preserve"> </w:t>
      </w:r>
      <w:r w:rsidR="00736299">
        <w:rPr>
          <w:rFonts w:cs="Arial"/>
        </w:rPr>
        <w:t xml:space="preserve">of the </w:t>
      </w:r>
      <w:r w:rsidR="005E79AC">
        <w:rPr>
          <w:rFonts w:cs="Arial"/>
        </w:rPr>
        <w:t xml:space="preserve">eight </w:t>
      </w:r>
      <w:r w:rsidRPr="00C0540F">
        <w:rPr>
          <w:rFonts w:cs="Arial"/>
        </w:rPr>
        <w:t xml:space="preserve">categories </w:t>
      </w:r>
      <w:r w:rsidR="00736299">
        <w:rPr>
          <w:rFonts w:cs="Arial"/>
        </w:rPr>
        <w:t xml:space="preserve">as </w:t>
      </w:r>
      <w:r w:rsidRPr="00C0540F">
        <w:rPr>
          <w:rFonts w:cs="Arial"/>
        </w:rPr>
        <w:t xml:space="preserve">sheets: </w:t>
      </w:r>
      <w:r w:rsidR="005E79AC">
        <w:rPr>
          <w:rFonts w:cs="Arial"/>
        </w:rPr>
        <w:t>f</w:t>
      </w:r>
      <w:r w:rsidRPr="00C0540F">
        <w:t xml:space="preserve">ile </w:t>
      </w:r>
      <w:r w:rsidR="005E79AC">
        <w:t>f</w:t>
      </w:r>
      <w:r w:rsidR="005E79AC" w:rsidRPr="00C0540F">
        <w:t xml:space="preserve">ormats </w:t>
      </w:r>
      <w:r w:rsidR="005E79AC">
        <w:t>d</w:t>
      </w:r>
      <w:r w:rsidR="005E79AC" w:rsidRPr="00C0540F">
        <w:t xml:space="preserve">ata </w:t>
      </w:r>
      <w:r w:rsidR="005E79AC">
        <w:t>t</w:t>
      </w:r>
      <w:r w:rsidR="005E79AC" w:rsidRPr="00C0540F">
        <w:t xml:space="preserve">ypes </w:t>
      </w:r>
      <w:r w:rsidRPr="00C0540F">
        <w:t xml:space="preserve">(FileFmtsDataTypes), </w:t>
      </w:r>
      <w:r w:rsidR="005E79AC">
        <w:t>o</w:t>
      </w:r>
      <w:r w:rsidR="005E79AC" w:rsidRPr="00C0540F">
        <w:t xml:space="preserve">rganization </w:t>
      </w:r>
      <w:r w:rsidRPr="00C0540F">
        <w:t xml:space="preserve">of </w:t>
      </w:r>
      <w:r w:rsidR="005E79AC">
        <w:t>f</w:t>
      </w:r>
      <w:r w:rsidR="005E79AC" w:rsidRPr="00C0540F">
        <w:t xml:space="preserve">iles </w:t>
      </w:r>
      <w:r w:rsidRPr="00C0540F">
        <w:t xml:space="preserve">(OrgFiles), </w:t>
      </w:r>
      <w:r w:rsidR="005E79AC">
        <w:t>s</w:t>
      </w:r>
      <w:r w:rsidR="005E79AC" w:rsidRPr="00C0540F">
        <w:t xml:space="preserve">ecurity </w:t>
      </w:r>
      <w:r w:rsidR="005E79AC">
        <w:t>s</w:t>
      </w:r>
      <w:r w:rsidR="005E79AC" w:rsidRPr="00C0540F">
        <w:t xml:space="preserve">torage </w:t>
      </w:r>
      <w:r w:rsidR="005E79AC">
        <w:t>b</w:t>
      </w:r>
      <w:r w:rsidR="005E79AC" w:rsidRPr="00C0540F">
        <w:t xml:space="preserve">ackups </w:t>
      </w:r>
      <w:r w:rsidRPr="00C0540F">
        <w:t xml:space="preserve">(SecStrgBackups), </w:t>
      </w:r>
      <w:r w:rsidR="005E79AC">
        <w:t>c</w:t>
      </w:r>
      <w:r w:rsidR="005E79AC" w:rsidRPr="00C0540F">
        <w:t xml:space="preserve">opyright </w:t>
      </w:r>
      <w:r w:rsidR="005E79AC">
        <w:t>p</w:t>
      </w:r>
      <w:r w:rsidR="005E79AC" w:rsidRPr="00C0540F">
        <w:t xml:space="preserve">rivacy </w:t>
      </w:r>
      <w:r w:rsidR="005E79AC">
        <w:t>c</w:t>
      </w:r>
      <w:r w:rsidR="005E79AC" w:rsidRPr="00C0540F">
        <w:t xml:space="preserve">onfidentiality </w:t>
      </w:r>
      <w:r w:rsidRPr="00C0540F">
        <w:t xml:space="preserve">(CopyrightPrivConfid), </w:t>
      </w:r>
      <w:r w:rsidR="00DB530A">
        <w:t xml:space="preserve">and </w:t>
      </w:r>
      <w:r w:rsidR="005E79AC">
        <w:t>d</w:t>
      </w:r>
      <w:r w:rsidR="005E79AC" w:rsidRPr="00C0540F">
        <w:t xml:space="preserve">ata </w:t>
      </w:r>
      <w:r w:rsidR="005E79AC">
        <w:t>d</w:t>
      </w:r>
      <w:r w:rsidR="005E79AC" w:rsidRPr="00C0540F">
        <w:t xml:space="preserve">ocumentation </w:t>
      </w:r>
      <w:r w:rsidR="005E79AC">
        <w:t>m</w:t>
      </w:r>
      <w:r w:rsidR="005E79AC" w:rsidRPr="00C0540F">
        <w:t xml:space="preserve">etadata </w:t>
      </w:r>
      <w:r w:rsidRPr="00C0540F">
        <w:t xml:space="preserve">(DataDocMetadata). Each category sheet is populated with </w:t>
      </w:r>
      <w:r w:rsidR="005E79AC">
        <w:rPr>
          <w:rFonts w:cs="Arial"/>
        </w:rPr>
        <w:t>DM</w:t>
      </w:r>
      <w:r w:rsidRPr="00C0540F">
        <w:rPr>
          <w:rFonts w:cs="Arial"/>
        </w:rPr>
        <w:t xml:space="preserve"> best practice statements for each category from</w:t>
      </w:r>
      <w:r w:rsidR="00DB530A">
        <w:rPr>
          <w:rFonts w:cs="Arial"/>
        </w:rPr>
        <w:t xml:space="preserve"> </w:t>
      </w:r>
      <w:r w:rsidRPr="00C0540F">
        <w:rPr>
          <w:rFonts w:cs="Arial"/>
        </w:rPr>
        <w:t xml:space="preserve">UVa sources (Information Security, Policy, and Records Office </w:t>
      </w:r>
      <w:r w:rsidR="005E79AC">
        <w:rPr>
          <w:rFonts w:cs="Arial"/>
        </w:rPr>
        <w:t>(</w:t>
      </w:r>
      <w:r w:rsidRPr="00C0540F">
        <w:rPr>
          <w:rFonts w:cs="Arial"/>
        </w:rPr>
        <w:t>ISPRO</w:t>
      </w:r>
      <w:r w:rsidR="005E79AC">
        <w:rPr>
          <w:rFonts w:cs="Arial"/>
        </w:rPr>
        <w:t>)</w:t>
      </w:r>
      <w:r w:rsidRPr="00C0540F">
        <w:rPr>
          <w:rFonts w:cs="Arial"/>
        </w:rPr>
        <w:t xml:space="preserve">, SciDaC </w:t>
      </w:r>
      <w:r w:rsidR="001505EE">
        <w:rPr>
          <w:rFonts w:cs="Arial"/>
        </w:rPr>
        <w:t xml:space="preserve">Group </w:t>
      </w:r>
      <w:r w:rsidR="005E79AC">
        <w:rPr>
          <w:rFonts w:cs="Arial"/>
        </w:rPr>
        <w:t>g</w:t>
      </w:r>
      <w:r w:rsidRPr="00C0540F">
        <w:rPr>
          <w:rFonts w:cs="Arial"/>
        </w:rPr>
        <w:t xml:space="preserve">uidelines) and the ANDS long-term </w:t>
      </w:r>
      <w:r w:rsidR="00DD352B" w:rsidRPr="00C0540F">
        <w:rPr>
          <w:rFonts w:cs="Arial"/>
        </w:rPr>
        <w:t>sustainability</w:t>
      </w:r>
      <w:r w:rsidR="005E79AC">
        <w:rPr>
          <w:rFonts w:cs="Arial"/>
        </w:rPr>
        <w:t xml:space="preserve"> </w:t>
      </w:r>
      <w:r w:rsidR="00DD352B" w:rsidRPr="00C0540F">
        <w:rPr>
          <w:rFonts w:cs="Arial"/>
        </w:rPr>
        <w:t>scoring</w:t>
      </w:r>
      <w:r w:rsidRPr="00C0540F">
        <w:rPr>
          <w:rFonts w:cs="Arial"/>
        </w:rPr>
        <w:t xml:space="preserve"> model. </w:t>
      </w:r>
      <w:r w:rsidR="00DB530A">
        <w:rPr>
          <w:rFonts w:cs="Arial"/>
        </w:rPr>
        <w:t>The</w:t>
      </w:r>
      <w:r w:rsidRPr="00C0540F">
        <w:rPr>
          <w:rFonts w:cs="Arial"/>
        </w:rPr>
        <w:t xml:space="preserve"> category sheet</w:t>
      </w:r>
      <w:r w:rsidR="00DB530A">
        <w:rPr>
          <w:rFonts w:cs="Arial"/>
        </w:rPr>
        <w:t>s</w:t>
      </w:r>
      <w:r w:rsidRPr="00C0540F">
        <w:rPr>
          <w:rFonts w:cs="Arial"/>
        </w:rPr>
        <w:t xml:space="preserve"> </w:t>
      </w:r>
      <w:r w:rsidR="00DB530A">
        <w:rPr>
          <w:rFonts w:cs="Arial"/>
        </w:rPr>
        <w:t xml:space="preserve">also contain </w:t>
      </w:r>
      <w:r w:rsidRPr="00C0540F">
        <w:rPr>
          <w:rFonts w:cs="Arial"/>
        </w:rPr>
        <w:t xml:space="preserve">the calculated ratio of best practices statements. The third type of sheet, the </w:t>
      </w:r>
      <w:r w:rsidR="007B1BA6">
        <w:rPr>
          <w:rFonts w:cs="Arial"/>
        </w:rPr>
        <w:t>d</w:t>
      </w:r>
      <w:r w:rsidR="007B1BA6" w:rsidRPr="00C0540F">
        <w:rPr>
          <w:rFonts w:cs="Arial"/>
        </w:rPr>
        <w:t xml:space="preserve">ata </w:t>
      </w:r>
      <w:r w:rsidR="007B1BA6">
        <w:rPr>
          <w:rFonts w:cs="Arial"/>
        </w:rPr>
        <w:t>m</w:t>
      </w:r>
      <w:r w:rsidR="007B1BA6" w:rsidRPr="00C0540F">
        <w:rPr>
          <w:rFonts w:cs="Arial"/>
        </w:rPr>
        <w:t xml:space="preserve">anagement </w:t>
      </w:r>
      <w:r w:rsidR="007B1BA6">
        <w:rPr>
          <w:rFonts w:cs="Arial"/>
        </w:rPr>
        <w:t>r</w:t>
      </w:r>
      <w:r w:rsidR="007B1BA6" w:rsidRPr="00C0540F">
        <w:rPr>
          <w:rFonts w:cs="Arial"/>
        </w:rPr>
        <w:t xml:space="preserve">eport </w:t>
      </w:r>
      <w:r w:rsidRPr="00C0540F">
        <w:rPr>
          <w:rFonts w:cs="Arial"/>
        </w:rPr>
        <w:t xml:space="preserve">sheet (Report), is where the DM sustainability index ratios are displayed from the </w:t>
      </w:r>
      <w:r w:rsidR="007B1BA6">
        <w:t xml:space="preserve">data management </w:t>
      </w:r>
      <w:r w:rsidRPr="00C0540F">
        <w:rPr>
          <w:rFonts w:cs="Arial"/>
        </w:rPr>
        <w:t xml:space="preserve">category sheets’ ratio of best practice statements. This sheet also displays the </w:t>
      </w:r>
      <w:r w:rsidR="007B1BA6">
        <w:t>d</w:t>
      </w:r>
      <w:r w:rsidR="007B1BA6" w:rsidRPr="00C0540F">
        <w:t xml:space="preserve">ata </w:t>
      </w:r>
      <w:r w:rsidR="007B1BA6">
        <w:t>m</w:t>
      </w:r>
      <w:r w:rsidR="007B1BA6" w:rsidRPr="00C0540F">
        <w:t xml:space="preserve">anagement </w:t>
      </w:r>
      <w:r w:rsidR="007B1BA6">
        <w:t>m</w:t>
      </w:r>
      <w:r w:rsidR="007B1BA6" w:rsidRPr="00C0540F">
        <w:t xml:space="preserve">aturity </w:t>
      </w:r>
      <w:r w:rsidR="007B1BA6">
        <w:t>l</w:t>
      </w:r>
      <w:r w:rsidR="007B1BA6" w:rsidRPr="00C0540F">
        <w:t xml:space="preserve">evel </w:t>
      </w:r>
      <w:r w:rsidRPr="00C0540F">
        <w:t xml:space="preserve">(the average of the DM sustainability index scores) and the action statements for </w:t>
      </w:r>
      <w:r w:rsidR="007B1BA6">
        <w:t xml:space="preserve">DM </w:t>
      </w:r>
      <w:r w:rsidRPr="00C0540F">
        <w:t>improvement (corresponding to best practices).</w:t>
      </w:r>
    </w:p>
    <w:p w14:paraId="39EAAE50" w14:textId="77777777" w:rsidR="00E84919" w:rsidRDefault="00E84919" w:rsidP="00C0540F">
      <w:pPr>
        <w:widowControl w:val="0"/>
        <w:tabs>
          <w:tab w:val="left" w:pos="220"/>
          <w:tab w:val="left" w:pos="720"/>
        </w:tabs>
        <w:autoSpaceDE w:val="0"/>
        <w:autoSpaceDN w:val="0"/>
        <w:adjustRightInd w:val="0"/>
        <w:spacing w:line="480" w:lineRule="auto"/>
        <w:rPr>
          <w:ins w:id="38" w:author="Sherry Lake" w:date="2016-02-01T15:14:00Z"/>
        </w:rPr>
      </w:pPr>
    </w:p>
    <w:p w14:paraId="2613C443" w14:textId="77777777" w:rsidR="009A4884" w:rsidRPr="00C0540F" w:rsidRDefault="009A4884" w:rsidP="00C0540F">
      <w:pPr>
        <w:widowControl w:val="0"/>
        <w:tabs>
          <w:tab w:val="left" w:pos="220"/>
          <w:tab w:val="left" w:pos="720"/>
        </w:tabs>
        <w:autoSpaceDE w:val="0"/>
        <w:autoSpaceDN w:val="0"/>
        <w:adjustRightInd w:val="0"/>
        <w:spacing w:line="480" w:lineRule="auto"/>
      </w:pPr>
      <w:bookmarkStart w:id="39" w:name="_GoBack"/>
      <w:bookmarkEnd w:id="39"/>
    </w:p>
    <w:p w14:paraId="7B2E16F0" w14:textId="7D4F8CC8" w:rsidR="00E84919" w:rsidRPr="00212500" w:rsidRDefault="00E84919" w:rsidP="00C0540F">
      <w:pPr>
        <w:widowControl w:val="0"/>
        <w:tabs>
          <w:tab w:val="left" w:pos="220"/>
          <w:tab w:val="left" w:pos="720"/>
        </w:tabs>
        <w:autoSpaceDE w:val="0"/>
        <w:autoSpaceDN w:val="0"/>
        <w:adjustRightInd w:val="0"/>
        <w:spacing w:line="480" w:lineRule="auto"/>
        <w:rPr>
          <w:u w:val="single"/>
          <w:rPrChange w:id="40" w:author="Sherry Lake" w:date="2016-02-01T15:01:00Z">
            <w:rPr>
              <w:u w:val="single"/>
            </w:rPr>
          </w:rPrChange>
        </w:rPr>
      </w:pPr>
      <w:r w:rsidRPr="00212500">
        <w:rPr>
          <w:u w:val="single"/>
          <w:rPrChange w:id="41" w:author="Sherry Lake" w:date="2016-02-01T15:01:00Z">
            <w:rPr>
              <w:u w:val="single"/>
            </w:rPr>
          </w:rPrChange>
        </w:rPr>
        <w:t xml:space="preserve">Interview </w:t>
      </w:r>
      <w:r w:rsidR="00E076F2" w:rsidRPr="00212500">
        <w:rPr>
          <w:u w:val="single"/>
          <w:rPrChange w:id="42" w:author="Sherry Lake" w:date="2016-02-01T15:01:00Z">
            <w:rPr/>
          </w:rPrChange>
        </w:rPr>
        <w:t xml:space="preserve">Questions </w:t>
      </w:r>
      <w:r w:rsidRPr="00212500">
        <w:rPr>
          <w:u w:val="single"/>
          <w:rPrChange w:id="43" w:author="Sherry Lake" w:date="2016-02-01T15:01:00Z">
            <w:rPr>
              <w:u w:val="single"/>
            </w:rPr>
          </w:rPrChange>
        </w:rPr>
        <w:t xml:space="preserve">Sheet </w:t>
      </w:r>
    </w:p>
    <w:p w14:paraId="68B7A697" w14:textId="3D87AA3C" w:rsidR="00E84919" w:rsidRPr="00C0540F" w:rsidRDefault="00E84919" w:rsidP="00C0540F">
      <w:pPr>
        <w:widowControl w:val="0"/>
        <w:tabs>
          <w:tab w:val="left" w:pos="220"/>
          <w:tab w:val="left" w:pos="720"/>
        </w:tabs>
        <w:autoSpaceDE w:val="0"/>
        <w:autoSpaceDN w:val="0"/>
        <w:adjustRightInd w:val="0"/>
        <w:spacing w:line="480" w:lineRule="auto"/>
      </w:pPr>
      <w:r w:rsidRPr="00C0540F">
        <w:lastRenderedPageBreak/>
        <w:t xml:space="preserve">The questions from the </w:t>
      </w:r>
      <w:r w:rsidR="007B1BA6" w:rsidRPr="00C0540F">
        <w:rPr>
          <w:rFonts w:cs="Arial"/>
        </w:rPr>
        <w:t xml:space="preserve">SciDaC </w:t>
      </w:r>
      <w:r w:rsidRPr="00C0540F">
        <w:t>Group’s Data Interview Protocol are entered on the Interview sheet, one question per column. The current version maps questions from sections 2</w:t>
      </w:r>
      <w:r w:rsidR="007B1BA6">
        <w:t>–</w:t>
      </w:r>
      <w:r w:rsidRPr="00C0540F">
        <w:t xml:space="preserve">5 </w:t>
      </w:r>
      <w:r w:rsidR="007B1BA6">
        <w:t>(s</w:t>
      </w:r>
      <w:r w:rsidRPr="00C0540F">
        <w:t>ee Figure 1</w:t>
      </w:r>
      <w:r w:rsidR="007B1BA6">
        <w:t>)</w:t>
      </w:r>
      <w:r w:rsidRPr="00C0540F">
        <w:t xml:space="preserve">. Each question is then associated with one or more </w:t>
      </w:r>
      <w:r w:rsidR="007B1BA6">
        <w:t xml:space="preserve">DM </w:t>
      </w:r>
      <w:r w:rsidRPr="00C0540F">
        <w:t xml:space="preserve">best practice statements. These </w:t>
      </w:r>
      <w:r w:rsidR="008A2F52">
        <w:t>DM</w:t>
      </w:r>
      <w:r w:rsidRPr="00C0540F">
        <w:t xml:space="preserve"> best practices are listed under each question (or sub</w:t>
      </w:r>
      <w:r w:rsidR="008A2F52">
        <w:t>-</w:t>
      </w:r>
      <w:r w:rsidRPr="00C0540F">
        <w:t>question). Using the answers from the interview, each best practice was coded “</w:t>
      </w:r>
      <w:r w:rsidR="008A2F52">
        <w:t>yes,</w:t>
      </w:r>
      <w:r w:rsidRPr="00C0540F">
        <w:t>” “</w:t>
      </w:r>
      <w:r w:rsidR="008A2F52">
        <w:t>no,</w:t>
      </w:r>
      <w:r w:rsidRPr="00C0540F">
        <w:t>” or “</w:t>
      </w:r>
      <w:r w:rsidR="008A2F52">
        <w:t>null.</w:t>
      </w:r>
      <w:r w:rsidRPr="00C0540F">
        <w:t>”</w:t>
      </w:r>
      <w:r w:rsidR="007A3A5F" w:rsidRPr="00C0540F">
        <w:t xml:space="preserve"> </w:t>
      </w:r>
      <w:r w:rsidRPr="00C0540F">
        <w:t>“</w:t>
      </w:r>
      <w:r w:rsidR="008A2F52" w:rsidRPr="00C0540F">
        <w:t>Y</w:t>
      </w:r>
      <w:r w:rsidR="008A2F52">
        <w:t>es</w:t>
      </w:r>
      <w:r w:rsidRPr="00C0540F">
        <w:t xml:space="preserve">” </w:t>
      </w:r>
      <w:r w:rsidR="008A2F52">
        <w:t>meant</w:t>
      </w:r>
      <w:r w:rsidR="008A2F52" w:rsidRPr="00C0540F">
        <w:t xml:space="preserve"> </w:t>
      </w:r>
      <w:r w:rsidRPr="00C0540F">
        <w:t>that the researcher was already doing that action</w:t>
      </w:r>
      <w:r w:rsidR="008A2F52">
        <w:t>;</w:t>
      </w:r>
      <w:r w:rsidRPr="00C0540F">
        <w:t xml:space="preserve"> “</w:t>
      </w:r>
      <w:r w:rsidR="008A2F52">
        <w:t>no</w:t>
      </w:r>
      <w:r w:rsidRPr="00C0540F">
        <w:t xml:space="preserve">” </w:t>
      </w:r>
      <w:r w:rsidR="008A2F52">
        <w:t>meant that</w:t>
      </w:r>
      <w:r w:rsidR="008A2F52" w:rsidRPr="00C0540F">
        <w:t xml:space="preserve"> </w:t>
      </w:r>
      <w:r w:rsidRPr="00C0540F">
        <w:t>the researcher was not doing that action</w:t>
      </w:r>
      <w:r w:rsidR="008A2F52">
        <w:t xml:space="preserve"> and </w:t>
      </w:r>
      <w:r w:rsidRPr="00C0540F">
        <w:t>“</w:t>
      </w:r>
      <w:r w:rsidR="008A2F52">
        <w:t>null</w:t>
      </w:r>
      <w:r w:rsidRPr="00C0540F">
        <w:t xml:space="preserve">” </w:t>
      </w:r>
      <w:r w:rsidR="008A2F52">
        <w:t>meant</w:t>
      </w:r>
      <w:r w:rsidR="008A2F52" w:rsidRPr="00C0540F">
        <w:t xml:space="preserve"> </w:t>
      </w:r>
      <w:r w:rsidRPr="00C0540F">
        <w:t xml:space="preserve">that best practice did not apply </w:t>
      </w:r>
      <w:r w:rsidR="008A2F52">
        <w:t>(</w:t>
      </w:r>
      <w:r w:rsidRPr="00C0540F">
        <w:t>for example</w:t>
      </w:r>
      <w:r w:rsidR="008A2F52">
        <w:t>,</w:t>
      </w:r>
      <w:r w:rsidRPr="00C0540F">
        <w:t xml:space="preserve"> the best practice of “</w:t>
      </w:r>
      <w:r w:rsidR="008A2F52">
        <w:t>d</w:t>
      </w:r>
      <w:r w:rsidR="008A2F52" w:rsidRPr="00C0540F">
        <w:t xml:space="preserve">ata </w:t>
      </w:r>
      <w:r w:rsidRPr="00C0540F">
        <w:t>is de-identified” in cases where data need not to be de-identified</w:t>
      </w:r>
      <w:r w:rsidR="008A2F52">
        <w:t>)</w:t>
      </w:r>
      <w:r w:rsidRPr="00C0540F">
        <w:t>. “</w:t>
      </w:r>
      <w:r w:rsidR="008A2F52">
        <w:t>Null</w:t>
      </w:r>
      <w:r w:rsidRPr="00C0540F">
        <w:t>” is the default answer.</w:t>
      </w:r>
    </w:p>
    <w:p w14:paraId="687EEF48" w14:textId="2204C3C0" w:rsidR="00E84919" w:rsidRPr="00C0540F" w:rsidRDefault="00E84919" w:rsidP="00C0540F">
      <w:pPr>
        <w:widowControl w:val="0"/>
        <w:tabs>
          <w:tab w:val="left" w:pos="220"/>
          <w:tab w:val="left" w:pos="720"/>
        </w:tabs>
        <w:autoSpaceDE w:val="0"/>
        <w:autoSpaceDN w:val="0"/>
        <w:adjustRightInd w:val="0"/>
        <w:spacing w:line="480" w:lineRule="auto"/>
      </w:pPr>
    </w:p>
    <w:p w14:paraId="68AE83BB" w14:textId="51CFD4D6" w:rsidR="00E84919" w:rsidRPr="00C0540F" w:rsidRDefault="00E84919" w:rsidP="00C0540F">
      <w:pPr>
        <w:widowControl w:val="0"/>
        <w:tabs>
          <w:tab w:val="left" w:pos="220"/>
          <w:tab w:val="left" w:pos="720"/>
        </w:tabs>
        <w:autoSpaceDE w:val="0"/>
        <w:autoSpaceDN w:val="0"/>
        <w:adjustRightInd w:val="0"/>
        <w:spacing w:line="480" w:lineRule="auto"/>
        <w:rPr>
          <w:b/>
          <w:i/>
        </w:rPr>
      </w:pPr>
      <w:del w:id="44" w:author="Sherry Lake" w:date="2016-02-01T15:08:00Z">
        <w:r w:rsidRPr="00C0540F" w:rsidDel="006528D0">
          <w:rPr>
            <w:b/>
            <w:i/>
          </w:rPr>
          <w:delText>{ED: Place figure 1 here}</w:delText>
        </w:r>
      </w:del>
      <w:ins w:id="45" w:author="Sherry Lake" w:date="2016-02-01T15:08:00Z">
        <w:r w:rsidR="006528D0">
          <w:rPr>
            <w:b/>
            <w:i/>
            <w:noProof/>
          </w:rPr>
          <w:drawing>
            <wp:inline distT="0" distB="0" distL="0" distR="0" wp14:anchorId="78191BDA" wp14:editId="5BECEC24">
              <wp:extent cx="5486400" cy="4745990"/>
              <wp:effectExtent l="0" t="0" r="0" b="3810"/>
              <wp:docPr id="1" name="Picture 1" descr="UL-sah-mbair:Users:sah:Documents:DMVitals:DM Book Chapter:Lake-Sallan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sah-mbair:Users:sah:Documents:DMVitals:DM Book Chapter:Lake-Sallans-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745990"/>
                      </a:xfrm>
                      <a:prstGeom prst="rect">
                        <a:avLst/>
                      </a:prstGeom>
                      <a:noFill/>
                      <a:ln>
                        <a:noFill/>
                      </a:ln>
                    </pic:spPr>
                  </pic:pic>
                </a:graphicData>
              </a:graphic>
            </wp:inline>
          </w:drawing>
        </w:r>
      </w:ins>
    </w:p>
    <w:p w14:paraId="6F929EB4" w14:textId="77777777" w:rsidR="00212500" w:rsidRDefault="00212500" w:rsidP="00212500">
      <w:pPr>
        <w:pStyle w:val="Caption"/>
        <w:jc w:val="center"/>
        <w:rPr>
          <w:ins w:id="46" w:author="Sherry Lake" w:date="2016-02-01T15:01:00Z"/>
          <w:b w:val="0"/>
          <w:color w:val="000000" w:themeColor="text1"/>
          <w:sz w:val="24"/>
          <w:szCs w:val="24"/>
        </w:rPr>
        <w:pPrChange w:id="47" w:author="Sherry Lake" w:date="2016-02-01T15:02:00Z">
          <w:pPr>
            <w:pStyle w:val="Caption"/>
          </w:pPr>
        </w:pPrChange>
      </w:pPr>
      <w:ins w:id="48" w:author="Sherry Lake" w:date="2016-02-01T15:01:00Z">
        <w:r w:rsidRPr="00E86EF2">
          <w:rPr>
            <w:b w:val="0"/>
            <w:color w:val="000000" w:themeColor="text1"/>
            <w:sz w:val="24"/>
            <w:szCs w:val="24"/>
          </w:rPr>
          <w:t>Figure 1: Interview Sheet</w:t>
        </w:r>
      </w:ins>
    </w:p>
    <w:p w14:paraId="0A009054" w14:textId="77777777" w:rsidR="00E84919" w:rsidRPr="00C0540F" w:rsidRDefault="00E84919" w:rsidP="00C0540F">
      <w:pPr>
        <w:widowControl w:val="0"/>
        <w:tabs>
          <w:tab w:val="left" w:pos="220"/>
          <w:tab w:val="left" w:pos="720"/>
        </w:tabs>
        <w:autoSpaceDE w:val="0"/>
        <w:autoSpaceDN w:val="0"/>
        <w:adjustRightInd w:val="0"/>
        <w:spacing w:line="480" w:lineRule="auto"/>
      </w:pPr>
    </w:p>
    <w:p w14:paraId="6767090C" w14:textId="189A973E" w:rsidR="00E84919" w:rsidRPr="00212500" w:rsidRDefault="00E076F2" w:rsidP="00C0540F">
      <w:pPr>
        <w:widowControl w:val="0"/>
        <w:tabs>
          <w:tab w:val="left" w:pos="220"/>
          <w:tab w:val="left" w:pos="720"/>
        </w:tabs>
        <w:autoSpaceDE w:val="0"/>
        <w:autoSpaceDN w:val="0"/>
        <w:adjustRightInd w:val="0"/>
        <w:spacing w:line="480" w:lineRule="auto"/>
        <w:rPr>
          <w:u w:val="single"/>
          <w:rPrChange w:id="49" w:author="Sherry Lake" w:date="2016-02-01T15:02:00Z">
            <w:rPr>
              <w:u w:val="single"/>
            </w:rPr>
          </w:rPrChange>
        </w:rPr>
      </w:pPr>
      <w:r w:rsidRPr="00212500">
        <w:rPr>
          <w:u w:val="single"/>
          <w:rPrChange w:id="50" w:author="Sherry Lake" w:date="2016-02-01T15:02:00Z">
            <w:rPr/>
          </w:rPrChange>
        </w:rPr>
        <w:t xml:space="preserve">Data Management </w:t>
      </w:r>
      <w:r w:rsidR="00E84919" w:rsidRPr="00212500">
        <w:rPr>
          <w:u w:val="single"/>
          <w:rPrChange w:id="51" w:author="Sherry Lake" w:date="2016-02-01T15:02:00Z">
            <w:rPr>
              <w:u w:val="single"/>
            </w:rPr>
          </w:rPrChange>
        </w:rPr>
        <w:t xml:space="preserve">Category Sheets </w:t>
      </w:r>
    </w:p>
    <w:p w14:paraId="1A7DD12D" w14:textId="711B3119" w:rsidR="00E84919" w:rsidRPr="00C0540F" w:rsidRDefault="00E84919" w:rsidP="00C0540F">
      <w:pPr>
        <w:widowControl w:val="0"/>
        <w:tabs>
          <w:tab w:val="left" w:pos="220"/>
          <w:tab w:val="left" w:pos="720"/>
        </w:tabs>
        <w:autoSpaceDE w:val="0"/>
        <w:autoSpaceDN w:val="0"/>
        <w:adjustRightInd w:val="0"/>
        <w:spacing w:line="480" w:lineRule="auto"/>
      </w:pPr>
      <w:r w:rsidRPr="00C0540F">
        <w:t xml:space="preserve">Each best practice statement from the </w:t>
      </w:r>
      <w:r w:rsidR="00E076F2">
        <w:t xml:space="preserve">interview questions </w:t>
      </w:r>
      <w:r w:rsidRPr="00C0540F">
        <w:t>sheet is mapped to one of eight data management categories (</w:t>
      </w:r>
      <w:r w:rsidR="00E076F2">
        <w:t>f</w:t>
      </w:r>
      <w:r w:rsidR="00E076F2" w:rsidRPr="00C0540F">
        <w:t xml:space="preserve">ile </w:t>
      </w:r>
      <w:r w:rsidR="00E076F2">
        <w:t>f</w:t>
      </w:r>
      <w:r w:rsidR="00E076F2" w:rsidRPr="00C0540F">
        <w:t xml:space="preserve">ormats </w:t>
      </w:r>
      <w:r w:rsidR="00E076F2">
        <w:t>d</w:t>
      </w:r>
      <w:r w:rsidR="00E076F2" w:rsidRPr="00C0540F">
        <w:t xml:space="preserve">ata </w:t>
      </w:r>
      <w:r w:rsidR="00E076F2">
        <w:t>t</w:t>
      </w:r>
      <w:r w:rsidR="00E076F2" w:rsidRPr="00C0540F">
        <w:t>ypes</w:t>
      </w:r>
      <w:r w:rsidR="00E076F2">
        <w:t xml:space="preserve">: </w:t>
      </w:r>
      <w:r w:rsidRPr="00C0540F">
        <w:t xml:space="preserve">FileFmtsDataTypes, </w:t>
      </w:r>
      <w:r w:rsidR="00E076F2">
        <w:t>o</w:t>
      </w:r>
      <w:r w:rsidR="00E076F2" w:rsidRPr="00C0540F">
        <w:t xml:space="preserve">rganization </w:t>
      </w:r>
      <w:r w:rsidRPr="00C0540F">
        <w:t xml:space="preserve">of </w:t>
      </w:r>
      <w:r w:rsidR="00E076F2">
        <w:t>f</w:t>
      </w:r>
      <w:r w:rsidR="00E076F2" w:rsidRPr="00C0540F">
        <w:t>iles</w:t>
      </w:r>
      <w:r w:rsidR="00E076F2">
        <w:t xml:space="preserve">: </w:t>
      </w:r>
      <w:r w:rsidRPr="00C0540F">
        <w:t xml:space="preserve">OrgFiles, </w:t>
      </w:r>
      <w:r w:rsidR="00E076F2">
        <w:t>s</w:t>
      </w:r>
      <w:r w:rsidR="00E076F2" w:rsidRPr="00C0540F">
        <w:t xml:space="preserve">ecurity </w:t>
      </w:r>
      <w:r w:rsidR="00E076F2">
        <w:t>s</w:t>
      </w:r>
      <w:r w:rsidR="00E076F2" w:rsidRPr="00C0540F">
        <w:t xml:space="preserve">torage </w:t>
      </w:r>
      <w:r w:rsidR="00E076F2">
        <w:t>b</w:t>
      </w:r>
      <w:r w:rsidR="00E076F2" w:rsidRPr="00C0540F">
        <w:t>ackups</w:t>
      </w:r>
      <w:r w:rsidR="00E076F2">
        <w:t xml:space="preserve">: </w:t>
      </w:r>
      <w:r w:rsidRPr="00C0540F">
        <w:t xml:space="preserve">SecStrgBackups, </w:t>
      </w:r>
      <w:r w:rsidR="00E076F2">
        <w:t>c</w:t>
      </w:r>
      <w:r w:rsidR="00E076F2" w:rsidRPr="00C0540F">
        <w:t xml:space="preserve">opyright </w:t>
      </w:r>
      <w:r w:rsidR="00E076F2">
        <w:t>p</w:t>
      </w:r>
      <w:r w:rsidR="00E076F2" w:rsidRPr="00C0540F">
        <w:t xml:space="preserve">rivacy </w:t>
      </w:r>
      <w:r w:rsidR="00E076F2">
        <w:t>c</w:t>
      </w:r>
      <w:r w:rsidR="00E076F2" w:rsidRPr="00C0540F">
        <w:t>onfidentiality</w:t>
      </w:r>
      <w:r w:rsidR="00E076F2">
        <w:t xml:space="preserve">: </w:t>
      </w:r>
      <w:r w:rsidRPr="00C0540F">
        <w:t xml:space="preserve">CopyrightPrivConfid, </w:t>
      </w:r>
      <w:r w:rsidR="00E076F2">
        <w:t>d</w:t>
      </w:r>
      <w:r w:rsidR="00E076F2" w:rsidRPr="00C0540F">
        <w:t xml:space="preserve">ata </w:t>
      </w:r>
      <w:r w:rsidR="00E076F2">
        <w:t>d</w:t>
      </w:r>
      <w:r w:rsidR="00E076F2" w:rsidRPr="00C0540F">
        <w:t xml:space="preserve">ocumentation </w:t>
      </w:r>
      <w:r w:rsidR="00E076F2">
        <w:t xml:space="preserve">metadata: </w:t>
      </w:r>
      <w:r w:rsidRPr="00C0540F">
        <w:t xml:space="preserve">DataDocMetadata, </w:t>
      </w:r>
      <w:r w:rsidR="00E076F2">
        <w:t>f</w:t>
      </w:r>
      <w:r w:rsidR="00E076F2" w:rsidRPr="00C0540F">
        <w:t xml:space="preserve">unding </w:t>
      </w:r>
      <w:r w:rsidR="00E076F2">
        <w:t>g</w:t>
      </w:r>
      <w:r w:rsidR="00E076F2" w:rsidRPr="00C0540F">
        <w:t>uideline</w:t>
      </w:r>
      <w:r w:rsidR="00E076F2">
        <w:t xml:space="preserve">: </w:t>
      </w:r>
      <w:r w:rsidRPr="00C0540F">
        <w:t xml:space="preserve">FundingGuide, </w:t>
      </w:r>
      <w:r w:rsidR="00E076F2">
        <w:t>a</w:t>
      </w:r>
      <w:r w:rsidR="00E076F2" w:rsidRPr="00C0540F">
        <w:t xml:space="preserve">rchiving </w:t>
      </w:r>
      <w:r w:rsidR="00E076F2">
        <w:t>and</w:t>
      </w:r>
      <w:r w:rsidRPr="00C0540F">
        <w:t xml:space="preserve"> </w:t>
      </w:r>
      <w:r w:rsidR="00E076F2">
        <w:t>s</w:t>
      </w:r>
      <w:r w:rsidRPr="00C0540F">
        <w:t xml:space="preserve">haring </w:t>
      </w:r>
      <w:r w:rsidR="00E076F2">
        <w:t>d</w:t>
      </w:r>
      <w:r w:rsidR="00E076F2" w:rsidRPr="00C0540F">
        <w:t>ata</w:t>
      </w:r>
      <w:r w:rsidR="00E076F2">
        <w:t xml:space="preserve">: </w:t>
      </w:r>
      <w:r w:rsidRPr="00C0540F">
        <w:t xml:space="preserve">ArchSharing, </w:t>
      </w:r>
      <w:r w:rsidR="00E076F2">
        <w:t>c</w:t>
      </w:r>
      <w:r w:rsidR="00E076F2" w:rsidRPr="00C0540F">
        <w:t xml:space="preserve">iting </w:t>
      </w:r>
      <w:r w:rsidR="00E076F2">
        <w:t xml:space="preserve">data: </w:t>
      </w:r>
      <w:r w:rsidRPr="00C0540F">
        <w:t xml:space="preserve">CitingData). Note that in </w:t>
      </w:r>
      <w:r w:rsidR="000159A3">
        <w:t>this</w:t>
      </w:r>
      <w:r w:rsidRPr="00C0540F">
        <w:t xml:space="preserve"> version, only five of the management categories are being used. The categories </w:t>
      </w:r>
      <w:r w:rsidR="00E076F2">
        <w:t>f</w:t>
      </w:r>
      <w:r w:rsidR="00E076F2" w:rsidRPr="00C0540F">
        <w:t xml:space="preserve">unding </w:t>
      </w:r>
      <w:r w:rsidR="00E076F2">
        <w:t>g</w:t>
      </w:r>
      <w:r w:rsidR="00E076F2" w:rsidRPr="00C0540F">
        <w:t>uidelines</w:t>
      </w:r>
      <w:r w:rsidRPr="00C0540F">
        <w:t xml:space="preserve">, </w:t>
      </w:r>
      <w:r w:rsidR="00E076F2">
        <w:t>a</w:t>
      </w:r>
      <w:r w:rsidR="00E076F2" w:rsidRPr="00C0540F">
        <w:t xml:space="preserve">rchiving </w:t>
      </w:r>
      <w:r w:rsidR="00E076F2">
        <w:t>and s</w:t>
      </w:r>
      <w:r w:rsidRPr="00C0540F">
        <w:t xml:space="preserve">haring, and </w:t>
      </w:r>
      <w:r w:rsidR="00E076F2">
        <w:t>c</w:t>
      </w:r>
      <w:r w:rsidR="00E076F2" w:rsidRPr="00C0540F">
        <w:t xml:space="preserve">iting </w:t>
      </w:r>
      <w:r w:rsidR="00E076F2">
        <w:t>d</w:t>
      </w:r>
      <w:r w:rsidR="00E076F2" w:rsidRPr="00C0540F">
        <w:t xml:space="preserve">ata </w:t>
      </w:r>
      <w:r w:rsidRPr="00C0540F">
        <w:t>are not used at this time. These will be added in a future version of DMVitals.</w:t>
      </w:r>
    </w:p>
    <w:p w14:paraId="75E17640" w14:textId="2A983973" w:rsidR="00E84919" w:rsidRPr="00C0540F" w:rsidRDefault="00FA5672" w:rsidP="00F070B6">
      <w:pPr>
        <w:widowControl w:val="0"/>
        <w:tabs>
          <w:tab w:val="left" w:pos="720"/>
        </w:tabs>
        <w:autoSpaceDE w:val="0"/>
        <w:autoSpaceDN w:val="0"/>
        <w:adjustRightInd w:val="0"/>
        <w:spacing w:line="480" w:lineRule="auto"/>
      </w:pPr>
      <w:r>
        <w:tab/>
      </w:r>
      <w:r w:rsidR="00E84919" w:rsidRPr="00C0540F">
        <w:t xml:space="preserve">Each best practice statement from the </w:t>
      </w:r>
      <w:r w:rsidR="00E076F2">
        <w:t xml:space="preserve">interview questions </w:t>
      </w:r>
      <w:r w:rsidR="00E84919" w:rsidRPr="00C0540F">
        <w:t xml:space="preserve">sheet is </w:t>
      </w:r>
      <w:r w:rsidR="00915686">
        <w:lastRenderedPageBreak/>
        <w:t>categorized</w:t>
      </w:r>
      <w:r w:rsidR="00E076F2">
        <w:t>,</w:t>
      </w:r>
      <w:r w:rsidR="00915686">
        <w:t xml:space="preserve"> </w:t>
      </w:r>
      <w:r w:rsidR="00E84919" w:rsidRPr="00C0540F">
        <w:t xml:space="preserve">given </w:t>
      </w:r>
      <w:r w:rsidR="00915686">
        <w:t xml:space="preserve">a </w:t>
      </w:r>
      <w:r w:rsidR="00E84919" w:rsidRPr="00C0540F">
        <w:t>sustainability level</w:t>
      </w:r>
      <w:r w:rsidR="00E076F2">
        <w:t>,</w:t>
      </w:r>
      <w:r w:rsidR="00E84919" w:rsidRPr="00C0540F">
        <w:t xml:space="preserve"> and is </w:t>
      </w:r>
      <w:r w:rsidR="00915686">
        <w:t xml:space="preserve">then </w:t>
      </w:r>
      <w:r w:rsidR="00E84919" w:rsidRPr="00C0540F">
        <w:t>put in the corresponding column per one of the five sustainability levels (</w:t>
      </w:r>
      <w:r w:rsidR="00E076F2">
        <w:t>l</w:t>
      </w:r>
      <w:r w:rsidR="00E076F2" w:rsidRPr="00C0540F">
        <w:t xml:space="preserve">east </w:t>
      </w:r>
      <w:r w:rsidR="00E076F2">
        <w:t>s</w:t>
      </w:r>
      <w:r w:rsidR="00E076F2" w:rsidRPr="00C0540F">
        <w:t>ustainable</w:t>
      </w:r>
      <w:r w:rsidR="00E84919" w:rsidRPr="00C0540F">
        <w:t xml:space="preserve">, </w:t>
      </w:r>
      <w:r w:rsidR="00E076F2">
        <w:t>f</w:t>
      </w:r>
      <w:r w:rsidR="00E076F2" w:rsidRPr="00C0540F">
        <w:t>air</w:t>
      </w:r>
      <w:r w:rsidR="00E84919" w:rsidRPr="00C0540F">
        <w:t xml:space="preserve">, </w:t>
      </w:r>
      <w:r w:rsidR="00E076F2">
        <w:t>s</w:t>
      </w:r>
      <w:r w:rsidR="00E076F2" w:rsidRPr="00C0540F">
        <w:t>atisfactory</w:t>
      </w:r>
      <w:r w:rsidR="00E84919" w:rsidRPr="00C0540F">
        <w:t xml:space="preserve">, </w:t>
      </w:r>
      <w:r w:rsidR="00E076F2">
        <w:t>g</w:t>
      </w:r>
      <w:r w:rsidR="00E076F2" w:rsidRPr="00C0540F">
        <w:t>ood</w:t>
      </w:r>
      <w:r w:rsidR="00E84919" w:rsidRPr="00C0540F">
        <w:t xml:space="preserve">, and </w:t>
      </w:r>
      <w:r w:rsidR="00E076F2">
        <w:t>m</w:t>
      </w:r>
      <w:r w:rsidR="00E076F2" w:rsidRPr="00C0540F">
        <w:t xml:space="preserve">ore </w:t>
      </w:r>
      <w:r w:rsidR="00E076F2">
        <w:t>s</w:t>
      </w:r>
      <w:r w:rsidR="00E076F2" w:rsidRPr="00C0540F">
        <w:t>ustainable</w:t>
      </w:r>
      <w:r w:rsidR="00E84919" w:rsidRPr="00C0540F">
        <w:t xml:space="preserve">). For ease of editing, each best practice statement is linked from its cell on the </w:t>
      </w:r>
      <w:r w:rsidR="00E076F2">
        <w:t xml:space="preserve">interview questions </w:t>
      </w:r>
      <w:r w:rsidR="00E84919" w:rsidRPr="00C0540F">
        <w:t xml:space="preserve">sheet to the sustainability level. The actual response to the best practice statement from the </w:t>
      </w:r>
      <w:r w:rsidR="00E076F2">
        <w:t xml:space="preserve">interview questions </w:t>
      </w:r>
      <w:r w:rsidR="00E84919" w:rsidRPr="00C0540F">
        <w:t>sheet</w:t>
      </w:r>
      <w:r w:rsidR="00E076F2">
        <w:t>—</w:t>
      </w:r>
      <w:r w:rsidR="00E84919" w:rsidRPr="00C0540F">
        <w:t>“</w:t>
      </w:r>
      <w:r w:rsidR="00E076F2">
        <w:t>y</w:t>
      </w:r>
      <w:r w:rsidR="00E076F2" w:rsidRPr="00C0540F">
        <w:t>es</w:t>
      </w:r>
      <w:r w:rsidR="00E076F2">
        <w:t>,</w:t>
      </w:r>
      <w:r w:rsidR="00E84919" w:rsidRPr="00C0540F">
        <w:t>” “</w:t>
      </w:r>
      <w:r w:rsidR="00E076F2">
        <w:t>n</w:t>
      </w:r>
      <w:r w:rsidR="00E84919" w:rsidRPr="00C0540F">
        <w:t>o</w:t>
      </w:r>
      <w:r w:rsidR="00E076F2">
        <w:t>,</w:t>
      </w:r>
      <w:r w:rsidR="00E84919" w:rsidRPr="00C0540F">
        <w:t>” or “</w:t>
      </w:r>
      <w:r w:rsidR="00E076F2">
        <w:t>n</w:t>
      </w:r>
      <w:r w:rsidR="00E84919" w:rsidRPr="00C0540F">
        <w:t>ull”</w:t>
      </w:r>
      <w:r w:rsidR="00E076F2">
        <w:t>—</w:t>
      </w:r>
      <w:r w:rsidR="00E84919" w:rsidRPr="00C0540F">
        <w:t>is also linked. The mapping and linking of each best practice is done for each of the categories on the corresponding category sheet.</w:t>
      </w:r>
    </w:p>
    <w:p w14:paraId="5520A015" w14:textId="46C039FF" w:rsidR="00E84919" w:rsidRPr="00C0540F" w:rsidRDefault="00FA5672" w:rsidP="00F070B6">
      <w:pPr>
        <w:widowControl w:val="0"/>
        <w:tabs>
          <w:tab w:val="left" w:pos="720"/>
        </w:tabs>
        <w:autoSpaceDE w:val="0"/>
        <w:autoSpaceDN w:val="0"/>
        <w:adjustRightInd w:val="0"/>
        <w:spacing w:line="480" w:lineRule="auto"/>
      </w:pPr>
      <w:r>
        <w:tab/>
      </w:r>
      <w:r w:rsidR="00E84919" w:rsidRPr="00C0540F">
        <w:t xml:space="preserve">To calculate the </w:t>
      </w:r>
      <w:r w:rsidR="00E076F2">
        <w:t>s</w:t>
      </w:r>
      <w:r w:rsidR="00E076F2" w:rsidRPr="00C0540F">
        <w:t xml:space="preserve">ustainability </w:t>
      </w:r>
      <w:r w:rsidR="00E076F2">
        <w:t>i</w:t>
      </w:r>
      <w:r w:rsidR="00E076F2" w:rsidRPr="00C0540F">
        <w:t xml:space="preserve">ndex </w:t>
      </w:r>
      <w:r w:rsidR="00E076F2">
        <w:t>r</w:t>
      </w:r>
      <w:r w:rsidR="00E076F2" w:rsidRPr="00C0540F">
        <w:t xml:space="preserve">atio </w:t>
      </w:r>
      <w:r w:rsidR="00E84919" w:rsidRPr="00C0540F">
        <w:t>(</w:t>
      </w:r>
      <w:r w:rsidR="00E076F2" w:rsidRPr="00C0540F">
        <w:t>current best practice to total-possible best practice</w:t>
      </w:r>
      <w:r w:rsidR="00E84919" w:rsidRPr="00C0540F">
        <w:t>), each sustainability level was given a “weight”</w:t>
      </w:r>
      <w:r w:rsidR="00E076F2">
        <w:t>:</w:t>
      </w:r>
      <w:r w:rsidR="00E84919" w:rsidRPr="00C0540F">
        <w:t xml:space="preserve"> </w:t>
      </w:r>
      <w:r w:rsidR="00E076F2" w:rsidRPr="00C0540F">
        <w:t xml:space="preserve">least sustainable (*1), fair (*2), satisfactory (*3), good (*4), and more sustainable </w:t>
      </w:r>
      <w:r w:rsidR="00E84919" w:rsidRPr="00C0540F">
        <w:t>(*5). The total number of “</w:t>
      </w:r>
      <w:r w:rsidR="00E076F2">
        <w:t>y</w:t>
      </w:r>
      <w:r w:rsidR="00E076F2" w:rsidRPr="00C0540F">
        <w:t>es</w:t>
      </w:r>
      <w:r w:rsidR="00E84919" w:rsidRPr="00C0540F">
        <w:t xml:space="preserve">” responses (current practice) for each level is multiplied by the sustainability weight. These levels are then </w:t>
      </w:r>
      <w:commentRangeStart w:id="52"/>
      <w:r w:rsidR="00280A8C" w:rsidRPr="00C0540F">
        <w:t>totaled and</w:t>
      </w:r>
      <w:r w:rsidR="00E84919" w:rsidRPr="00C0540F">
        <w:t xml:space="preserve"> divided by the total possible score (total </w:t>
      </w:r>
      <w:commentRangeEnd w:id="52"/>
      <w:r w:rsidR="00E076F2">
        <w:rPr>
          <w:rStyle w:val="CommentReference"/>
        </w:rPr>
        <w:commentReference w:id="52"/>
      </w:r>
      <w:r w:rsidR="00E84919" w:rsidRPr="00C0540F">
        <w:t xml:space="preserve">number of best practices that apply, for that sustainability level, multiplied by the sustainability weight). The ratio for each category is then automatically recorded (via a link) on the </w:t>
      </w:r>
      <w:r w:rsidR="00E076F2">
        <w:rPr>
          <w:rFonts w:cs="Arial"/>
        </w:rPr>
        <w:t>d</w:t>
      </w:r>
      <w:r w:rsidR="00E076F2" w:rsidRPr="00C0540F">
        <w:rPr>
          <w:rFonts w:cs="Arial"/>
        </w:rPr>
        <w:t xml:space="preserve">ata </w:t>
      </w:r>
      <w:r w:rsidR="00E076F2">
        <w:rPr>
          <w:rFonts w:cs="Arial"/>
        </w:rPr>
        <w:t>m</w:t>
      </w:r>
      <w:r w:rsidR="00E076F2" w:rsidRPr="00C0540F">
        <w:rPr>
          <w:rFonts w:cs="Arial"/>
        </w:rPr>
        <w:t xml:space="preserve">anagement </w:t>
      </w:r>
      <w:r w:rsidR="00E076F2">
        <w:t xml:space="preserve">report </w:t>
      </w:r>
      <w:r w:rsidR="00E84919" w:rsidRPr="00C0540F">
        <w:t>sheet as the sustainability ratio. See the screenshot in Figure 2 for the OrgFiles sheet for an example.</w:t>
      </w:r>
    </w:p>
    <w:p w14:paraId="1CCDED09" w14:textId="77777777" w:rsidR="00E84919" w:rsidRPr="00C0540F" w:rsidRDefault="00E84919" w:rsidP="00F070B6">
      <w:pPr>
        <w:widowControl w:val="0"/>
        <w:tabs>
          <w:tab w:val="left" w:pos="720"/>
        </w:tabs>
        <w:autoSpaceDE w:val="0"/>
        <w:autoSpaceDN w:val="0"/>
        <w:adjustRightInd w:val="0"/>
        <w:spacing w:line="480" w:lineRule="auto"/>
      </w:pPr>
    </w:p>
    <w:p w14:paraId="230B315C" w14:textId="4C11664F" w:rsidR="00E84919" w:rsidRPr="00C0540F" w:rsidRDefault="00E84919" w:rsidP="00C0540F">
      <w:pPr>
        <w:widowControl w:val="0"/>
        <w:tabs>
          <w:tab w:val="left" w:pos="220"/>
          <w:tab w:val="left" w:pos="720"/>
        </w:tabs>
        <w:autoSpaceDE w:val="0"/>
        <w:autoSpaceDN w:val="0"/>
        <w:adjustRightInd w:val="0"/>
        <w:spacing w:line="480" w:lineRule="auto"/>
        <w:rPr>
          <w:rFonts w:cs="Calibri"/>
          <w:b/>
          <w:i/>
        </w:rPr>
      </w:pPr>
      <w:del w:id="53" w:author="Sherry Lake" w:date="2016-02-01T15:09:00Z">
        <w:r w:rsidRPr="00C0540F" w:rsidDel="006528D0">
          <w:rPr>
            <w:rFonts w:cs="Calibri"/>
            <w:b/>
            <w:i/>
            <w:noProof/>
          </w:rPr>
          <w:delText>{ED: Place figure 2 here}</w:delText>
        </w:r>
      </w:del>
      <w:ins w:id="54" w:author="Sherry Lake" w:date="2016-02-01T15:08:00Z">
        <w:r w:rsidR="006528D0">
          <w:rPr>
            <w:rFonts w:cs="Calibri"/>
            <w:b/>
            <w:i/>
            <w:noProof/>
          </w:rPr>
          <w:drawing>
            <wp:inline distT="0" distB="0" distL="0" distR="0" wp14:anchorId="7C10C3EB" wp14:editId="47506364">
              <wp:extent cx="5486400" cy="4626610"/>
              <wp:effectExtent l="0" t="0" r="0" b="0"/>
              <wp:docPr id="2" name="Picture 2" descr="UL-sah-mbair:Users:sah:Documents:DMVitals:DM Book Chapter:Lake-Sallan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L-sah-mbair:Users:sah:Documents:DMVitals:DM Book Chapter:Lake-Sallans-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626610"/>
                      </a:xfrm>
                      <a:prstGeom prst="rect">
                        <a:avLst/>
                      </a:prstGeom>
                      <a:noFill/>
                      <a:ln>
                        <a:noFill/>
                      </a:ln>
                    </pic:spPr>
                  </pic:pic>
                </a:graphicData>
              </a:graphic>
            </wp:inline>
          </w:drawing>
        </w:r>
      </w:ins>
    </w:p>
    <w:p w14:paraId="74404F7D" w14:textId="77777777" w:rsidR="00212500" w:rsidRDefault="00212500" w:rsidP="00212500">
      <w:pPr>
        <w:jc w:val="center"/>
        <w:rPr>
          <w:ins w:id="55" w:author="Sherry Lake" w:date="2016-02-01T15:02:00Z"/>
        </w:rPr>
        <w:pPrChange w:id="56" w:author="Sherry Lake" w:date="2016-02-01T15:02:00Z">
          <w:pPr/>
        </w:pPrChange>
      </w:pPr>
      <w:ins w:id="57" w:author="Sherry Lake" w:date="2016-02-01T15:02:00Z">
        <w:r>
          <w:t xml:space="preserve">Figure 2: </w:t>
        </w:r>
        <w:r w:rsidRPr="006E265E">
          <w:rPr>
            <w:color w:val="000000" w:themeColor="text1"/>
          </w:rPr>
          <w:t>Data Management Category Sheet- Organization of Files (</w:t>
        </w:r>
        <w:proofErr w:type="spellStart"/>
        <w:r w:rsidRPr="001425E5">
          <w:rPr>
            <w:b/>
            <w:color w:val="000000" w:themeColor="text1"/>
          </w:rPr>
          <w:t>OrgFiles</w:t>
        </w:r>
        <w:proofErr w:type="spellEnd"/>
        <w:r w:rsidRPr="006E265E">
          <w:rPr>
            <w:color w:val="000000" w:themeColor="text1"/>
          </w:rPr>
          <w:t>)</w:t>
        </w:r>
      </w:ins>
    </w:p>
    <w:p w14:paraId="7F716E02" w14:textId="77777777" w:rsidR="00E84919" w:rsidRPr="00C0540F" w:rsidRDefault="00E84919" w:rsidP="00C0540F">
      <w:pPr>
        <w:widowControl w:val="0"/>
        <w:tabs>
          <w:tab w:val="left" w:pos="220"/>
          <w:tab w:val="left" w:pos="720"/>
        </w:tabs>
        <w:autoSpaceDE w:val="0"/>
        <w:autoSpaceDN w:val="0"/>
        <w:adjustRightInd w:val="0"/>
        <w:spacing w:line="480" w:lineRule="auto"/>
        <w:rPr>
          <w:rFonts w:cs="Calibri"/>
        </w:rPr>
      </w:pPr>
    </w:p>
    <w:p w14:paraId="4A83BFC2" w14:textId="577DC0E7" w:rsidR="00E84919" w:rsidRPr="00212500" w:rsidRDefault="00E076F2" w:rsidP="00C0540F">
      <w:pPr>
        <w:widowControl w:val="0"/>
        <w:tabs>
          <w:tab w:val="left" w:pos="220"/>
          <w:tab w:val="left" w:pos="720"/>
        </w:tabs>
        <w:autoSpaceDE w:val="0"/>
        <w:autoSpaceDN w:val="0"/>
        <w:adjustRightInd w:val="0"/>
        <w:spacing w:line="480" w:lineRule="auto"/>
        <w:rPr>
          <w:rFonts w:cs="Calibri"/>
          <w:u w:val="single"/>
          <w:rPrChange w:id="58" w:author="Sherry Lake" w:date="2016-02-01T15:02:00Z">
            <w:rPr>
              <w:rFonts w:cs="Calibri"/>
              <w:u w:val="single"/>
            </w:rPr>
          </w:rPrChange>
        </w:rPr>
      </w:pPr>
      <w:r w:rsidRPr="00212500">
        <w:rPr>
          <w:rFonts w:cs="Arial"/>
          <w:u w:val="single"/>
          <w:rPrChange w:id="59" w:author="Sherry Lake" w:date="2016-02-01T15:02:00Z">
            <w:rPr>
              <w:rFonts w:cs="Arial"/>
            </w:rPr>
          </w:rPrChange>
        </w:rPr>
        <w:t xml:space="preserve">Data Management </w:t>
      </w:r>
      <w:r w:rsidRPr="00212500">
        <w:rPr>
          <w:u w:val="single"/>
          <w:rPrChange w:id="60" w:author="Sherry Lake" w:date="2016-02-01T15:02:00Z">
            <w:rPr/>
          </w:rPrChange>
        </w:rPr>
        <w:t xml:space="preserve">Report </w:t>
      </w:r>
      <w:r w:rsidR="00E84919" w:rsidRPr="00212500">
        <w:rPr>
          <w:rFonts w:cs="Calibri"/>
          <w:u w:val="single"/>
          <w:rPrChange w:id="61" w:author="Sherry Lake" w:date="2016-02-01T15:02:00Z">
            <w:rPr>
              <w:rFonts w:cs="Calibri"/>
              <w:u w:val="single"/>
            </w:rPr>
          </w:rPrChange>
        </w:rPr>
        <w:t>Sheet</w:t>
      </w:r>
    </w:p>
    <w:p w14:paraId="7B22AD53" w14:textId="39507422" w:rsidR="00E84919" w:rsidRPr="001F15AE" w:rsidRDefault="00E84919" w:rsidP="00C0540F">
      <w:pPr>
        <w:widowControl w:val="0"/>
        <w:tabs>
          <w:tab w:val="left" w:pos="220"/>
          <w:tab w:val="left" w:pos="720"/>
        </w:tabs>
        <w:autoSpaceDE w:val="0"/>
        <w:autoSpaceDN w:val="0"/>
        <w:adjustRightInd w:val="0"/>
        <w:spacing w:line="480" w:lineRule="auto"/>
        <w:rPr>
          <w:rFonts w:cs="Calibri"/>
          <w:u w:val="single"/>
        </w:rPr>
      </w:pPr>
      <w:r w:rsidRPr="00C0540F">
        <w:rPr>
          <w:rFonts w:cs="Calibri"/>
        </w:rPr>
        <w:t xml:space="preserve">The </w:t>
      </w:r>
      <w:r w:rsidR="00E076F2">
        <w:rPr>
          <w:rFonts w:cs="Arial"/>
        </w:rPr>
        <w:t>d</w:t>
      </w:r>
      <w:r w:rsidR="00E076F2" w:rsidRPr="00C0540F">
        <w:rPr>
          <w:rFonts w:cs="Arial"/>
        </w:rPr>
        <w:t xml:space="preserve">ata </w:t>
      </w:r>
      <w:r w:rsidR="00E076F2">
        <w:rPr>
          <w:rFonts w:cs="Arial"/>
        </w:rPr>
        <w:t>m</w:t>
      </w:r>
      <w:r w:rsidR="00E076F2" w:rsidRPr="00C0540F">
        <w:rPr>
          <w:rFonts w:cs="Arial"/>
        </w:rPr>
        <w:t xml:space="preserve">anagement </w:t>
      </w:r>
      <w:r w:rsidR="00E076F2">
        <w:t xml:space="preserve">report </w:t>
      </w:r>
      <w:r w:rsidR="00E076F2" w:rsidRPr="00C0540F">
        <w:rPr>
          <w:rFonts w:cs="Calibri"/>
          <w:u w:val="single"/>
        </w:rPr>
        <w:t>sheet</w:t>
      </w:r>
      <w:r w:rsidR="00E076F2">
        <w:rPr>
          <w:rFonts w:cs="Calibri"/>
          <w:u w:val="single"/>
        </w:rPr>
        <w:t xml:space="preserve"> </w:t>
      </w:r>
      <w:r w:rsidRPr="00C0540F">
        <w:rPr>
          <w:rFonts w:cs="Calibri"/>
        </w:rPr>
        <w:t xml:space="preserve">is comprised of three distinct sections: </w:t>
      </w:r>
      <w:r w:rsidR="00E076F2">
        <w:rPr>
          <w:rFonts w:cs="Calibri"/>
        </w:rPr>
        <w:t>s</w:t>
      </w:r>
      <w:r w:rsidR="00E076F2" w:rsidRPr="00C0540F">
        <w:rPr>
          <w:rFonts w:cs="Calibri"/>
        </w:rPr>
        <w:t xml:space="preserve">ustainability </w:t>
      </w:r>
      <w:r w:rsidR="00E076F2">
        <w:rPr>
          <w:rFonts w:cs="Calibri"/>
        </w:rPr>
        <w:t>i</w:t>
      </w:r>
      <w:r w:rsidR="00E076F2" w:rsidRPr="00C0540F">
        <w:rPr>
          <w:rFonts w:cs="Calibri"/>
        </w:rPr>
        <w:t>ndex</w:t>
      </w:r>
      <w:r w:rsidRPr="00C0540F">
        <w:rPr>
          <w:rFonts w:cs="Calibri"/>
        </w:rPr>
        <w:t xml:space="preserve">, </w:t>
      </w:r>
      <w:r w:rsidR="00E076F2">
        <w:rPr>
          <w:rFonts w:cs="Calibri"/>
        </w:rPr>
        <w:t>d</w:t>
      </w:r>
      <w:r w:rsidRPr="00C0540F">
        <w:rPr>
          <w:rFonts w:cs="Calibri"/>
        </w:rPr>
        <w:t xml:space="preserve">ata </w:t>
      </w:r>
      <w:r w:rsidR="00E076F2">
        <w:rPr>
          <w:rFonts w:cs="Calibri"/>
        </w:rPr>
        <w:t>m</w:t>
      </w:r>
      <w:r w:rsidR="00E076F2" w:rsidRPr="00C0540F">
        <w:rPr>
          <w:rFonts w:cs="Calibri"/>
        </w:rPr>
        <w:t xml:space="preserve">anagement </w:t>
      </w:r>
      <w:r w:rsidR="00E076F2">
        <w:rPr>
          <w:rFonts w:cs="Calibri"/>
        </w:rPr>
        <w:t>m</w:t>
      </w:r>
      <w:r w:rsidR="00E076F2" w:rsidRPr="00C0540F">
        <w:rPr>
          <w:rFonts w:cs="Calibri"/>
        </w:rPr>
        <w:t xml:space="preserve">aturity </w:t>
      </w:r>
      <w:r w:rsidR="00E076F2">
        <w:rPr>
          <w:rFonts w:cs="Calibri"/>
        </w:rPr>
        <w:t>l</w:t>
      </w:r>
      <w:r w:rsidR="00E076F2" w:rsidRPr="00C0540F">
        <w:rPr>
          <w:rFonts w:cs="Calibri"/>
        </w:rPr>
        <w:t xml:space="preserve">evel </w:t>
      </w:r>
      <w:r w:rsidRPr="00C0540F">
        <w:rPr>
          <w:rFonts w:cs="Calibri"/>
        </w:rPr>
        <w:t xml:space="preserve">and </w:t>
      </w:r>
      <w:r w:rsidR="00E076F2">
        <w:rPr>
          <w:rFonts w:cs="Calibri"/>
        </w:rPr>
        <w:t>a</w:t>
      </w:r>
      <w:r w:rsidR="00E076F2" w:rsidRPr="00C0540F">
        <w:rPr>
          <w:rFonts w:cs="Calibri"/>
        </w:rPr>
        <w:t xml:space="preserve">ction </w:t>
      </w:r>
      <w:r w:rsidR="00E076F2">
        <w:rPr>
          <w:rFonts w:cs="Calibri"/>
        </w:rPr>
        <w:t>s</w:t>
      </w:r>
      <w:r w:rsidR="00E076F2" w:rsidRPr="00C0540F">
        <w:rPr>
          <w:rFonts w:cs="Calibri"/>
        </w:rPr>
        <w:t xml:space="preserve">tatements </w:t>
      </w:r>
      <w:r w:rsidRPr="00C0540F">
        <w:rPr>
          <w:rFonts w:cs="Calibri"/>
        </w:rPr>
        <w:t xml:space="preserve">(see </w:t>
      </w:r>
      <w:r w:rsidRPr="00C0540F">
        <w:rPr>
          <w:rFonts w:cs="Calibri"/>
        </w:rPr>
        <w:lastRenderedPageBreak/>
        <w:t>Figure 3). The top chart (</w:t>
      </w:r>
      <w:r w:rsidR="00E076F2">
        <w:rPr>
          <w:rFonts w:cs="Calibri"/>
        </w:rPr>
        <w:t>s</w:t>
      </w:r>
      <w:r w:rsidR="00E076F2" w:rsidRPr="00C0540F">
        <w:rPr>
          <w:rFonts w:cs="Calibri"/>
        </w:rPr>
        <w:t xml:space="preserve">ustainability </w:t>
      </w:r>
      <w:r w:rsidR="00E076F2">
        <w:rPr>
          <w:rFonts w:cs="Calibri"/>
        </w:rPr>
        <w:t>i</w:t>
      </w:r>
      <w:r w:rsidR="00E076F2" w:rsidRPr="00C0540F">
        <w:rPr>
          <w:rFonts w:cs="Calibri"/>
        </w:rPr>
        <w:t>ndex</w:t>
      </w:r>
      <w:r w:rsidRPr="00C0540F">
        <w:rPr>
          <w:rFonts w:cs="Calibri"/>
        </w:rPr>
        <w:t xml:space="preserve">) shows the </w:t>
      </w:r>
      <w:r w:rsidR="00E076F2">
        <w:rPr>
          <w:rFonts w:cs="Calibri"/>
        </w:rPr>
        <w:t xml:space="preserve">DM </w:t>
      </w:r>
      <w:r w:rsidRPr="00C0540F">
        <w:rPr>
          <w:rFonts w:cs="Calibri"/>
        </w:rPr>
        <w:t xml:space="preserve">category and the resultant sustainability index (displayed as a </w:t>
      </w:r>
      <w:r w:rsidR="00E076F2">
        <w:rPr>
          <w:rFonts w:cs="Calibri"/>
        </w:rPr>
        <w:t>percent—</w:t>
      </w:r>
      <w:r w:rsidRPr="00C0540F">
        <w:rPr>
          <w:rFonts w:cs="Calibri"/>
        </w:rPr>
        <w:t>a ratio)</w:t>
      </w:r>
      <w:r w:rsidR="007A3A5F" w:rsidRPr="00C0540F">
        <w:rPr>
          <w:rFonts w:cs="Calibri"/>
        </w:rPr>
        <w:t xml:space="preserve">. </w:t>
      </w:r>
      <w:r w:rsidRPr="00C0540F">
        <w:rPr>
          <w:rFonts w:cs="Calibri"/>
        </w:rPr>
        <w:t xml:space="preserve">The actual ratios are linked from the corresponding </w:t>
      </w:r>
      <w:r w:rsidR="002A19EB">
        <w:rPr>
          <w:rFonts w:cs="Calibri"/>
        </w:rPr>
        <w:t>d</w:t>
      </w:r>
      <w:r w:rsidR="002A19EB" w:rsidRPr="00C0540F">
        <w:rPr>
          <w:rFonts w:cs="Calibri"/>
        </w:rPr>
        <w:t xml:space="preserve">ata </w:t>
      </w:r>
      <w:r w:rsidR="002A19EB">
        <w:rPr>
          <w:rFonts w:cs="Calibri"/>
        </w:rPr>
        <w:t>m</w:t>
      </w:r>
      <w:r w:rsidR="002A19EB" w:rsidRPr="00C0540F">
        <w:rPr>
          <w:rFonts w:cs="Calibri"/>
        </w:rPr>
        <w:t xml:space="preserve">anagement </w:t>
      </w:r>
      <w:r w:rsidR="002A19EB">
        <w:rPr>
          <w:rFonts w:cs="Calibri"/>
        </w:rPr>
        <w:t>c</w:t>
      </w:r>
      <w:r w:rsidR="002A19EB" w:rsidRPr="00C0540F">
        <w:rPr>
          <w:rFonts w:cs="Calibri"/>
        </w:rPr>
        <w:t xml:space="preserve">ategory </w:t>
      </w:r>
      <w:r w:rsidRPr="00C0540F">
        <w:rPr>
          <w:rFonts w:cs="Calibri"/>
        </w:rPr>
        <w:t xml:space="preserve">sheets. With five levels of sustainability, we divided the ratio values into </w:t>
      </w:r>
      <w:r w:rsidR="002A19EB">
        <w:rPr>
          <w:rFonts w:cs="Calibri"/>
        </w:rPr>
        <w:t>five</w:t>
      </w:r>
      <w:r w:rsidR="002A19EB" w:rsidRPr="00C0540F">
        <w:rPr>
          <w:rFonts w:cs="Calibri"/>
        </w:rPr>
        <w:t xml:space="preserve"> </w:t>
      </w:r>
      <w:r w:rsidRPr="00C0540F">
        <w:rPr>
          <w:rFonts w:cs="Calibri"/>
        </w:rPr>
        <w:t>groupings</w:t>
      </w:r>
      <w:r w:rsidR="002A19EB">
        <w:rPr>
          <w:rFonts w:cs="Calibri"/>
        </w:rPr>
        <w:t>—</w:t>
      </w:r>
      <w:r w:rsidRPr="00C0540F">
        <w:rPr>
          <w:rFonts w:cs="Calibri"/>
        </w:rPr>
        <w:t>0</w:t>
      </w:r>
      <w:r w:rsidR="002A19EB">
        <w:rPr>
          <w:rFonts w:cs="Calibri"/>
        </w:rPr>
        <w:t>–</w:t>
      </w:r>
      <w:r w:rsidRPr="00C0540F">
        <w:rPr>
          <w:rFonts w:cs="Calibri"/>
        </w:rPr>
        <w:t>20</w:t>
      </w:r>
      <w:r w:rsidR="002A19EB">
        <w:rPr>
          <w:rFonts w:cs="Calibri"/>
        </w:rPr>
        <w:t xml:space="preserve"> percent </w:t>
      </w:r>
      <w:r w:rsidRPr="00C0540F">
        <w:rPr>
          <w:rFonts w:cs="Calibri"/>
        </w:rPr>
        <w:t>(Level 1), 21</w:t>
      </w:r>
      <w:r w:rsidR="002A19EB">
        <w:rPr>
          <w:rFonts w:cs="Calibri"/>
        </w:rPr>
        <w:t>–</w:t>
      </w:r>
      <w:r w:rsidRPr="00C0540F">
        <w:rPr>
          <w:rFonts w:cs="Calibri"/>
        </w:rPr>
        <w:t>40</w:t>
      </w:r>
      <w:r w:rsidR="002A19EB">
        <w:rPr>
          <w:rFonts w:cs="Calibri"/>
        </w:rPr>
        <w:t xml:space="preserve"> percent </w:t>
      </w:r>
      <w:r w:rsidRPr="00C0540F">
        <w:rPr>
          <w:rFonts w:cs="Calibri"/>
        </w:rPr>
        <w:t>(Level 2), 41</w:t>
      </w:r>
      <w:r w:rsidR="002A19EB">
        <w:rPr>
          <w:rFonts w:cs="Calibri"/>
        </w:rPr>
        <w:t>–</w:t>
      </w:r>
      <w:r w:rsidRPr="00C0540F">
        <w:rPr>
          <w:rFonts w:cs="Calibri"/>
        </w:rPr>
        <w:t>60</w:t>
      </w:r>
      <w:r w:rsidR="002A19EB" w:rsidRPr="002A19EB">
        <w:rPr>
          <w:rFonts w:cs="Calibri"/>
        </w:rPr>
        <w:t xml:space="preserve"> </w:t>
      </w:r>
      <w:r w:rsidR="002A19EB">
        <w:rPr>
          <w:rFonts w:cs="Calibri"/>
        </w:rPr>
        <w:t xml:space="preserve">percent </w:t>
      </w:r>
      <w:r w:rsidRPr="00C0540F">
        <w:rPr>
          <w:rFonts w:cs="Calibri"/>
        </w:rPr>
        <w:t>(Level3), 61</w:t>
      </w:r>
      <w:r w:rsidR="002A19EB">
        <w:rPr>
          <w:rFonts w:cs="Calibri"/>
        </w:rPr>
        <w:t>–</w:t>
      </w:r>
      <w:r w:rsidRPr="00C0540F">
        <w:rPr>
          <w:rFonts w:cs="Calibri"/>
        </w:rPr>
        <w:t xml:space="preserve">80 </w:t>
      </w:r>
      <w:r w:rsidR="002A19EB">
        <w:rPr>
          <w:rFonts w:cs="Calibri"/>
        </w:rPr>
        <w:t xml:space="preserve">percent </w:t>
      </w:r>
      <w:r w:rsidRPr="00C0540F">
        <w:rPr>
          <w:rFonts w:cs="Calibri"/>
        </w:rPr>
        <w:t>(Level 4), and &gt;81</w:t>
      </w:r>
      <w:r w:rsidR="002A19EB">
        <w:rPr>
          <w:rFonts w:cs="Calibri"/>
        </w:rPr>
        <w:t xml:space="preserve"> percent </w:t>
      </w:r>
      <w:r w:rsidRPr="00C0540F">
        <w:rPr>
          <w:rFonts w:cs="Calibri"/>
        </w:rPr>
        <w:t>(Level 5)</w:t>
      </w:r>
      <w:r w:rsidR="002A19EB">
        <w:rPr>
          <w:rFonts w:cs="Calibri"/>
        </w:rPr>
        <w:t>—</w:t>
      </w:r>
      <w:r w:rsidRPr="00C0540F">
        <w:rPr>
          <w:rFonts w:cs="Calibri"/>
        </w:rPr>
        <w:t xml:space="preserve">and color-code the values using the colors on the </w:t>
      </w:r>
      <w:r w:rsidR="002A19EB">
        <w:rPr>
          <w:rFonts w:cs="Calibri"/>
        </w:rPr>
        <w:t>d</w:t>
      </w:r>
      <w:r w:rsidR="002A19EB" w:rsidRPr="00C0540F">
        <w:rPr>
          <w:rFonts w:cs="Calibri"/>
        </w:rPr>
        <w:t xml:space="preserve">ata </w:t>
      </w:r>
      <w:r w:rsidR="002A19EB">
        <w:rPr>
          <w:rFonts w:cs="Calibri"/>
        </w:rPr>
        <w:t>m</w:t>
      </w:r>
      <w:r w:rsidR="002A19EB" w:rsidRPr="00C0540F">
        <w:rPr>
          <w:rFonts w:cs="Calibri"/>
        </w:rPr>
        <w:t xml:space="preserve">anagement </w:t>
      </w:r>
      <w:r w:rsidR="002A19EB">
        <w:rPr>
          <w:rFonts w:cs="Calibri"/>
        </w:rPr>
        <w:t>m</w:t>
      </w:r>
      <w:r w:rsidR="002A19EB" w:rsidRPr="00C0540F">
        <w:rPr>
          <w:rFonts w:cs="Calibri"/>
        </w:rPr>
        <w:t xml:space="preserve">aturity </w:t>
      </w:r>
      <w:r w:rsidR="002A19EB">
        <w:rPr>
          <w:rFonts w:cs="Calibri"/>
        </w:rPr>
        <w:t>l</w:t>
      </w:r>
      <w:r w:rsidR="002A19EB" w:rsidRPr="00C0540F">
        <w:rPr>
          <w:rFonts w:cs="Calibri"/>
        </w:rPr>
        <w:t xml:space="preserve">evel </w:t>
      </w:r>
      <w:r w:rsidRPr="00C0540F">
        <w:rPr>
          <w:rFonts w:cs="Calibri"/>
        </w:rPr>
        <w:t xml:space="preserve">scale (see the colors on Figure 3). This gives a visual view of how the researchers’ current </w:t>
      </w:r>
      <w:r w:rsidR="002A19EB">
        <w:rPr>
          <w:rFonts w:cs="Calibri"/>
        </w:rPr>
        <w:t>DM</w:t>
      </w:r>
      <w:r w:rsidRPr="00C0540F">
        <w:rPr>
          <w:rFonts w:cs="Calibri"/>
        </w:rPr>
        <w:t xml:space="preserve"> practices, per category, are ranked, according to the level of “sustainability</w:t>
      </w:r>
      <w:r w:rsidR="00FA5672">
        <w:rPr>
          <w:rFonts w:cs="Calibri"/>
        </w:rPr>
        <w:t>.</w:t>
      </w:r>
      <w:r w:rsidRPr="00C0540F">
        <w:rPr>
          <w:rFonts w:cs="Calibri"/>
        </w:rPr>
        <w:t>”</w:t>
      </w:r>
      <w:r w:rsidR="007A3A5F" w:rsidRPr="00C0540F">
        <w:rPr>
          <w:rFonts w:cs="Calibri"/>
        </w:rPr>
        <w:t xml:space="preserve"> </w:t>
      </w:r>
      <w:r w:rsidRPr="00C0540F">
        <w:rPr>
          <w:rFonts w:cs="Calibri"/>
        </w:rPr>
        <w:t xml:space="preserve">The ratios of the categories are averaged for a </w:t>
      </w:r>
      <w:r w:rsidR="002A19EB">
        <w:rPr>
          <w:rFonts w:cs="Calibri"/>
        </w:rPr>
        <w:t>s</w:t>
      </w:r>
      <w:r w:rsidR="002A19EB" w:rsidRPr="00C0540F">
        <w:rPr>
          <w:rFonts w:cs="Calibri"/>
        </w:rPr>
        <w:t xml:space="preserve">ustainability </w:t>
      </w:r>
      <w:r w:rsidR="002A19EB">
        <w:rPr>
          <w:rFonts w:cs="Calibri"/>
        </w:rPr>
        <w:t>i</w:t>
      </w:r>
      <w:r w:rsidR="002A19EB" w:rsidRPr="00C0540F">
        <w:rPr>
          <w:rFonts w:cs="Calibri"/>
        </w:rPr>
        <w:t>ndex</w:t>
      </w:r>
      <w:r w:rsidRPr="00C0540F">
        <w:rPr>
          <w:rFonts w:cs="Calibri"/>
        </w:rPr>
        <w:t xml:space="preserve">. The average is also color-coded using the above percent groupings. </w:t>
      </w:r>
    </w:p>
    <w:p w14:paraId="137DEA28" w14:textId="62123907" w:rsidR="00E84919" w:rsidRPr="00C0540F" w:rsidDel="00F63596" w:rsidRDefault="00FA5672" w:rsidP="002A19EB">
      <w:pPr>
        <w:widowControl w:val="0"/>
        <w:tabs>
          <w:tab w:val="left" w:pos="720"/>
        </w:tabs>
        <w:autoSpaceDE w:val="0"/>
        <w:autoSpaceDN w:val="0"/>
        <w:adjustRightInd w:val="0"/>
        <w:spacing w:line="480" w:lineRule="auto"/>
        <w:rPr>
          <w:del w:id="62" w:author="Sherry Lake" w:date="2016-02-01T14:50:00Z"/>
        </w:rPr>
      </w:pPr>
      <w:del w:id="63" w:author="Sherry Lake" w:date="2016-02-01T14:50:00Z">
        <w:r w:rsidDel="00F63596">
          <w:tab/>
        </w:r>
        <w:r w:rsidR="00E84919" w:rsidRPr="00C0540F" w:rsidDel="00F63596">
          <w:delText xml:space="preserve">The level of the </w:delText>
        </w:r>
        <w:r w:rsidR="00330D7B" w:rsidDel="00F63596">
          <w:delText>s</w:delText>
        </w:r>
        <w:r w:rsidR="00330D7B" w:rsidRPr="00C0540F" w:rsidDel="00F63596">
          <w:delText xml:space="preserve">ustainability </w:delText>
        </w:r>
        <w:r w:rsidR="00330D7B" w:rsidDel="00F63596">
          <w:delText>i</w:delText>
        </w:r>
        <w:r w:rsidR="00330D7B" w:rsidRPr="00C0540F" w:rsidDel="00F63596">
          <w:delText xml:space="preserve">ndex </w:delText>
        </w:r>
        <w:r w:rsidR="00330D7B" w:rsidDel="00F63596">
          <w:delText>a</w:delText>
        </w:r>
        <w:r w:rsidR="00330D7B" w:rsidRPr="00C0540F" w:rsidDel="00F63596">
          <w:delText xml:space="preserve">verage </w:delText>
        </w:r>
        <w:r w:rsidR="00E84919" w:rsidRPr="00C0540F" w:rsidDel="00F63596">
          <w:delText xml:space="preserve">is color-coded to match the equivalent data management maturity level. </w:delText>
        </w:r>
        <w:r w:rsidR="00E84919" w:rsidRPr="00C0540F" w:rsidDel="00F63596">
          <w:rPr>
            <w:rFonts w:cs="Calibri"/>
          </w:rPr>
          <w:delText xml:space="preserve">The </w:delText>
        </w:r>
        <w:r w:rsidR="00330D7B" w:rsidDel="00F63596">
          <w:rPr>
            <w:rFonts w:cs="Calibri"/>
          </w:rPr>
          <w:delText>d</w:delText>
        </w:r>
        <w:r w:rsidR="00330D7B" w:rsidRPr="00C0540F" w:rsidDel="00F63596">
          <w:rPr>
            <w:rFonts w:cs="Calibri"/>
          </w:rPr>
          <w:delText xml:space="preserve">ata </w:delText>
        </w:r>
        <w:r w:rsidR="00330D7B" w:rsidDel="00F63596">
          <w:rPr>
            <w:rFonts w:cs="Calibri"/>
          </w:rPr>
          <w:delText>m</w:delText>
        </w:r>
        <w:r w:rsidR="00330D7B" w:rsidRPr="00C0540F" w:rsidDel="00F63596">
          <w:rPr>
            <w:rFonts w:cs="Calibri"/>
          </w:rPr>
          <w:delText xml:space="preserve">anagement </w:delText>
        </w:r>
        <w:r w:rsidR="00330D7B" w:rsidDel="00F63596">
          <w:rPr>
            <w:rFonts w:cs="Calibri"/>
          </w:rPr>
          <w:delText>m</w:delText>
        </w:r>
        <w:r w:rsidR="00330D7B" w:rsidRPr="00C0540F" w:rsidDel="00F63596">
          <w:rPr>
            <w:rFonts w:cs="Calibri"/>
          </w:rPr>
          <w:delText xml:space="preserve">aturity </w:delText>
        </w:r>
        <w:r w:rsidR="00330D7B" w:rsidDel="00F63596">
          <w:rPr>
            <w:rFonts w:cs="Calibri"/>
          </w:rPr>
          <w:delText>l</w:delText>
        </w:r>
        <w:r w:rsidR="00330D7B" w:rsidRPr="00C0540F" w:rsidDel="00F63596">
          <w:rPr>
            <w:rFonts w:cs="Calibri"/>
          </w:rPr>
          <w:delText xml:space="preserve">evel </w:delText>
        </w:r>
        <w:r w:rsidR="00E84919" w:rsidRPr="00C0540F" w:rsidDel="00F63596">
          <w:rPr>
            <w:rFonts w:cs="Calibri"/>
          </w:rPr>
          <w:delText xml:space="preserve">section displays the maturity level </w:delText>
        </w:r>
        <w:r w:rsidR="00E84919" w:rsidRPr="00C0540F" w:rsidDel="00F63596">
          <w:delText xml:space="preserve">as defined in the </w:delText>
        </w:r>
        <w:r w:rsidR="00330D7B" w:rsidDel="00F63596">
          <w:delText>ANDS</w:delText>
        </w:r>
        <w:r w:rsidR="00E84919" w:rsidRPr="00C0540F" w:rsidDel="00F63596">
          <w:delText>’</w:delText>
        </w:r>
        <w:r w:rsidR="002354AC" w:rsidDel="00F63596">
          <w:delText>s</w:delText>
        </w:r>
        <w:r w:rsidR="00E84919" w:rsidRPr="00C0540F" w:rsidDel="00F63596">
          <w:delText xml:space="preserve"> </w:delText>
        </w:r>
        <w:r w:rsidR="00E84919" w:rsidRPr="001F15AE" w:rsidDel="00F63596">
          <w:rPr>
            <w:i/>
          </w:rPr>
          <w:delText xml:space="preserve">Research Data Management Framework: Capability Maturity </w:delText>
        </w:r>
        <w:r w:rsidR="00DD352B" w:rsidRPr="001F15AE" w:rsidDel="00F63596">
          <w:rPr>
            <w:i/>
          </w:rPr>
          <w:delText>Guide</w:delText>
        </w:r>
        <w:commentRangeStart w:id="64"/>
        <w:r w:rsidR="00DD352B" w:rsidRPr="00C0540F" w:rsidDel="00F63596">
          <w:delText>:</w:delText>
        </w:r>
        <w:r w:rsidR="00E84919" w:rsidRPr="00C0540F" w:rsidDel="00F63596">
          <w:delText xml:space="preserve"> Level 1: Initial (environment is not stable enough to support data management; few individuals have expertise and infrastructure is disorganized), Level 2: Development (the researcher increasingly recognizes the lower level/easier best practices; DM process is under development), Level 3: Defined (the researcher is further defining their DM practices), Level 4: Managed (DM is seen as important at an organizational level and is more coordination between researcher an</w:delText>
        </w:r>
        <w:r w:rsidR="00C0540F" w:rsidDel="00F63596">
          <w:delText>d other organizational IT units</w:delText>
        </w:r>
        <w:r w:rsidR="00E84919" w:rsidRPr="00C0540F" w:rsidDel="00F63596">
          <w:delText xml:space="preserve">), and Level 5: Optimizing. </w:delText>
        </w:r>
        <w:commentRangeEnd w:id="64"/>
        <w:r w:rsidR="00330D7B" w:rsidDel="00F63596">
          <w:rPr>
            <w:rStyle w:val="CommentReference"/>
          </w:rPr>
          <w:commentReference w:id="64"/>
        </w:r>
      </w:del>
    </w:p>
    <w:p w14:paraId="1485D880" w14:textId="07F40A88" w:rsidR="00E84919" w:rsidRPr="00C0540F" w:rsidRDefault="00FA5672" w:rsidP="002A19EB">
      <w:pPr>
        <w:widowControl w:val="0"/>
        <w:tabs>
          <w:tab w:val="left" w:pos="720"/>
        </w:tabs>
        <w:autoSpaceDE w:val="0"/>
        <w:autoSpaceDN w:val="0"/>
        <w:adjustRightInd w:val="0"/>
        <w:spacing w:line="480" w:lineRule="auto"/>
        <w:rPr>
          <w:rFonts w:cs="Calibri"/>
        </w:rPr>
      </w:pPr>
      <w:r>
        <w:rPr>
          <w:rFonts w:cs="Calibri"/>
        </w:rPr>
        <w:tab/>
      </w:r>
      <w:r w:rsidR="00E84919" w:rsidRPr="00C0540F">
        <w:rPr>
          <w:rFonts w:cs="Calibri"/>
        </w:rPr>
        <w:t xml:space="preserve">The bottom of the sheet contains a chart of action statements. The chart includes actionable recommendations targeting improvements for </w:t>
      </w:r>
      <w:r w:rsidR="002354AC">
        <w:rPr>
          <w:rFonts w:cs="Calibri"/>
        </w:rPr>
        <w:t>DM</w:t>
      </w:r>
      <w:r w:rsidR="00E84919" w:rsidRPr="00C0540F">
        <w:rPr>
          <w:rFonts w:cs="Calibri"/>
        </w:rPr>
        <w:t xml:space="preserve">. Each best practice statement from the </w:t>
      </w:r>
      <w:r w:rsidR="002354AC">
        <w:rPr>
          <w:rFonts w:cs="Calibri"/>
        </w:rPr>
        <w:t>i</w:t>
      </w:r>
      <w:r w:rsidR="002354AC" w:rsidRPr="00C0540F">
        <w:rPr>
          <w:rFonts w:cs="Calibri"/>
        </w:rPr>
        <w:t>nterview</w:t>
      </w:r>
      <w:r w:rsidR="002354AC">
        <w:rPr>
          <w:rFonts w:cs="Calibri"/>
        </w:rPr>
        <w:t xml:space="preserve"> questions</w:t>
      </w:r>
      <w:r w:rsidR="002354AC" w:rsidRPr="00C0540F">
        <w:rPr>
          <w:rFonts w:cs="Calibri"/>
        </w:rPr>
        <w:t xml:space="preserve"> </w:t>
      </w:r>
      <w:r w:rsidR="00E84919" w:rsidRPr="00C0540F">
        <w:rPr>
          <w:rFonts w:cs="Calibri"/>
        </w:rPr>
        <w:t>sheet has a corresponding action statement</w:t>
      </w:r>
      <w:r w:rsidR="007A3A5F" w:rsidRPr="00C0540F">
        <w:rPr>
          <w:rFonts w:cs="Calibri"/>
        </w:rPr>
        <w:t xml:space="preserve">. </w:t>
      </w:r>
      <w:r w:rsidR="00E84919" w:rsidRPr="00C0540F">
        <w:rPr>
          <w:rFonts w:cs="Calibri"/>
        </w:rPr>
        <w:t xml:space="preserve">The best </w:t>
      </w:r>
      <w:r w:rsidR="00280A8C" w:rsidRPr="00C0540F">
        <w:rPr>
          <w:rFonts w:cs="Calibri"/>
        </w:rPr>
        <w:t>practice</w:t>
      </w:r>
      <w:r w:rsidR="00E84919" w:rsidRPr="00C0540F">
        <w:rPr>
          <w:rFonts w:cs="Calibri"/>
        </w:rPr>
        <w:t xml:space="preserve"> a researcher is not doing is marked with “X</w:t>
      </w:r>
      <w:r w:rsidR="002354AC">
        <w:rPr>
          <w:rFonts w:cs="Calibri"/>
        </w:rPr>
        <w:t>.</w:t>
      </w:r>
      <w:r w:rsidR="007D50E1">
        <w:rPr>
          <w:rFonts w:cs="Calibri"/>
        </w:rPr>
        <w:t>”</w:t>
      </w:r>
      <w:r w:rsidR="00E84919" w:rsidRPr="00C0540F">
        <w:rPr>
          <w:rFonts w:cs="Calibri"/>
        </w:rPr>
        <w:t xml:space="preserve"> These are the basis for </w:t>
      </w:r>
      <w:r w:rsidR="002354AC">
        <w:rPr>
          <w:rFonts w:cs="Calibri"/>
        </w:rPr>
        <w:t>DM</w:t>
      </w:r>
      <w:r w:rsidR="00E84919" w:rsidRPr="00C0540F">
        <w:rPr>
          <w:rFonts w:cs="Calibri"/>
        </w:rPr>
        <w:t xml:space="preserve"> improvement recommendations.</w:t>
      </w:r>
      <w:r w:rsidR="00F05DE2">
        <w:rPr>
          <w:rFonts w:cs="Calibri"/>
        </w:rPr>
        <w:t xml:space="preserve"> </w:t>
      </w:r>
      <w:r w:rsidR="00E84919" w:rsidRPr="00C0540F">
        <w:rPr>
          <w:rFonts w:cs="Calibri"/>
        </w:rPr>
        <w:t>The phases are customizable and can be moved around as the consultant sees fit.</w:t>
      </w:r>
      <w:r w:rsidR="00F05DE2">
        <w:rPr>
          <w:rFonts w:cs="Calibri"/>
        </w:rPr>
        <w:t xml:space="preserve"> </w:t>
      </w:r>
      <w:r w:rsidR="00E1797B">
        <w:rPr>
          <w:rFonts w:cs="Calibri"/>
        </w:rPr>
        <w:t>In our consulting approach, we avoid placing too many actions in any phase, which in turn may put researchers more at ease with improving practices.</w:t>
      </w:r>
      <w:r w:rsidR="00E84919" w:rsidRPr="00C0540F">
        <w:rPr>
          <w:rFonts w:cs="Calibri"/>
        </w:rPr>
        <w:t xml:space="preserve"> </w:t>
      </w:r>
    </w:p>
    <w:p w14:paraId="6DCF6104" w14:textId="77777777" w:rsidR="00E84919" w:rsidRPr="00C0540F" w:rsidRDefault="00E84919" w:rsidP="00C0540F">
      <w:pPr>
        <w:widowControl w:val="0"/>
        <w:tabs>
          <w:tab w:val="left" w:pos="220"/>
          <w:tab w:val="left" w:pos="720"/>
        </w:tabs>
        <w:autoSpaceDE w:val="0"/>
        <w:autoSpaceDN w:val="0"/>
        <w:adjustRightInd w:val="0"/>
        <w:spacing w:line="480" w:lineRule="auto"/>
        <w:ind w:left="1440"/>
        <w:rPr>
          <w:rFonts w:cs="Calibri"/>
        </w:rPr>
      </w:pPr>
    </w:p>
    <w:p w14:paraId="47C9D156" w14:textId="742D7B93" w:rsidR="00E84919" w:rsidRPr="00C0540F" w:rsidRDefault="00E84919" w:rsidP="00C0540F">
      <w:pPr>
        <w:widowControl w:val="0"/>
        <w:tabs>
          <w:tab w:val="left" w:pos="220"/>
          <w:tab w:val="left" w:pos="720"/>
        </w:tabs>
        <w:autoSpaceDE w:val="0"/>
        <w:autoSpaceDN w:val="0"/>
        <w:adjustRightInd w:val="0"/>
        <w:spacing w:line="480" w:lineRule="auto"/>
        <w:rPr>
          <w:rFonts w:cs="Calibri"/>
          <w:b/>
          <w:i/>
          <w:noProof/>
        </w:rPr>
      </w:pPr>
      <w:del w:id="65" w:author="Sherry Lake" w:date="2016-02-01T15:09:00Z">
        <w:r w:rsidRPr="00C0540F" w:rsidDel="006528D0">
          <w:rPr>
            <w:rFonts w:cs="Calibri"/>
            <w:b/>
            <w:i/>
            <w:noProof/>
          </w:rPr>
          <w:delText>{ED: Place figure 3 here}</w:delText>
        </w:r>
      </w:del>
      <w:ins w:id="66" w:author="Sherry Lake" w:date="2016-02-01T15:09:00Z">
        <w:r w:rsidR="006528D0">
          <w:rPr>
            <w:rFonts w:cs="Calibri"/>
            <w:b/>
            <w:i/>
            <w:noProof/>
          </w:rPr>
          <w:drawing>
            <wp:inline distT="0" distB="0" distL="0" distR="0" wp14:anchorId="479E17E9" wp14:editId="7EDFD37D">
              <wp:extent cx="5475605" cy="3875405"/>
              <wp:effectExtent l="0" t="0" r="10795" b="10795"/>
              <wp:docPr id="3" name="Picture 3" descr="UL-sah-mbair:Users:sah:Documents:DMVitals:DM Book Chapter:Lake-Sallan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L-sah-mbair:Users:sah:Documents:DMVitals:DM Book Chapter:Lake-Sallans-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605" cy="3875405"/>
                      </a:xfrm>
                      <a:prstGeom prst="rect">
                        <a:avLst/>
                      </a:prstGeom>
                      <a:noFill/>
                      <a:ln>
                        <a:noFill/>
                      </a:ln>
                    </pic:spPr>
                  </pic:pic>
                </a:graphicData>
              </a:graphic>
            </wp:inline>
          </w:drawing>
        </w:r>
      </w:ins>
    </w:p>
    <w:p w14:paraId="398DE3E5" w14:textId="77777777" w:rsidR="008B4916" w:rsidRDefault="008B4916" w:rsidP="008B4916">
      <w:pPr>
        <w:jc w:val="center"/>
        <w:rPr>
          <w:ins w:id="67" w:author="Sherry Lake" w:date="2016-02-01T15:02:00Z"/>
        </w:rPr>
        <w:pPrChange w:id="68" w:author="Sherry Lake" w:date="2016-02-01T15:03:00Z">
          <w:pPr/>
        </w:pPrChange>
      </w:pPr>
      <w:ins w:id="69" w:author="Sherry Lake" w:date="2016-02-01T15:02:00Z">
        <w:r>
          <w:t>Figure 3: Report Sheet</w:t>
        </w:r>
      </w:ins>
    </w:p>
    <w:p w14:paraId="2470A5E3" w14:textId="77777777" w:rsidR="00E84919" w:rsidRPr="00C0540F" w:rsidRDefault="00E84919" w:rsidP="00C0540F">
      <w:pPr>
        <w:widowControl w:val="0"/>
        <w:tabs>
          <w:tab w:val="left" w:pos="220"/>
          <w:tab w:val="left" w:pos="720"/>
        </w:tabs>
        <w:autoSpaceDE w:val="0"/>
        <w:autoSpaceDN w:val="0"/>
        <w:adjustRightInd w:val="0"/>
        <w:spacing w:line="480" w:lineRule="auto"/>
        <w:rPr>
          <w:rFonts w:cs="Calibri"/>
          <w:b/>
          <w:i/>
        </w:rPr>
      </w:pPr>
    </w:p>
    <w:p w14:paraId="4F1F6E7C" w14:textId="44EDF62F" w:rsidR="00E84919" w:rsidRPr="00C0540F" w:rsidRDefault="00E84919" w:rsidP="00C0540F">
      <w:pPr>
        <w:widowControl w:val="0"/>
        <w:tabs>
          <w:tab w:val="left" w:pos="220"/>
          <w:tab w:val="left" w:pos="720"/>
        </w:tabs>
        <w:autoSpaceDE w:val="0"/>
        <w:autoSpaceDN w:val="0"/>
        <w:adjustRightInd w:val="0"/>
        <w:spacing w:line="480" w:lineRule="auto"/>
        <w:rPr>
          <w:rFonts w:cs="Calibri"/>
          <w:i/>
        </w:rPr>
      </w:pPr>
      <w:r w:rsidRPr="00C0540F">
        <w:rPr>
          <w:rFonts w:cs="Calibri"/>
          <w:i/>
        </w:rPr>
        <w:t>Use of DMVitals</w:t>
      </w:r>
      <w:r w:rsidR="002354AC">
        <w:rPr>
          <w:rFonts w:cs="Calibri"/>
          <w:i/>
        </w:rPr>
        <w:t xml:space="preserve"> Tool</w:t>
      </w:r>
    </w:p>
    <w:p w14:paraId="6F7833AF" w14:textId="77777777" w:rsidR="00E84919" w:rsidRPr="00C0540F" w:rsidRDefault="00E84919" w:rsidP="00C0540F">
      <w:pPr>
        <w:widowControl w:val="0"/>
        <w:tabs>
          <w:tab w:val="left" w:pos="220"/>
          <w:tab w:val="left" w:pos="720"/>
        </w:tabs>
        <w:autoSpaceDE w:val="0"/>
        <w:autoSpaceDN w:val="0"/>
        <w:adjustRightInd w:val="0"/>
        <w:spacing w:line="480" w:lineRule="auto"/>
        <w:rPr>
          <w:rFonts w:cs="Calibri"/>
          <w:u w:val="single"/>
        </w:rPr>
      </w:pPr>
      <w:r w:rsidRPr="00C0540F">
        <w:rPr>
          <w:rFonts w:cs="Calibri"/>
          <w:u w:val="single"/>
        </w:rPr>
        <w:lastRenderedPageBreak/>
        <w:t>Recommendations Report</w:t>
      </w:r>
    </w:p>
    <w:p w14:paraId="17BCC883" w14:textId="79029865" w:rsidR="00E84919" w:rsidRPr="00C0540F" w:rsidRDefault="00E84919" w:rsidP="00C0540F">
      <w:pPr>
        <w:widowControl w:val="0"/>
        <w:tabs>
          <w:tab w:val="left" w:pos="220"/>
          <w:tab w:val="left" w:pos="720"/>
        </w:tabs>
        <w:autoSpaceDE w:val="0"/>
        <w:autoSpaceDN w:val="0"/>
        <w:adjustRightInd w:val="0"/>
        <w:spacing w:line="480" w:lineRule="auto"/>
        <w:rPr>
          <w:rFonts w:cs="Calibri"/>
        </w:rPr>
      </w:pPr>
      <w:r w:rsidRPr="00C0540F">
        <w:rPr>
          <w:rFonts w:cs="Calibri"/>
        </w:rPr>
        <w:t xml:space="preserve">The </w:t>
      </w:r>
      <w:r w:rsidR="00D13A2B">
        <w:rPr>
          <w:rFonts w:cs="Calibri"/>
        </w:rPr>
        <w:t>r</w:t>
      </w:r>
      <w:r w:rsidR="00D13A2B" w:rsidRPr="00C0540F">
        <w:rPr>
          <w:rFonts w:cs="Calibri"/>
        </w:rPr>
        <w:t xml:space="preserve">ecommendations </w:t>
      </w:r>
      <w:r w:rsidR="00D13A2B">
        <w:rPr>
          <w:rFonts w:cs="Calibri"/>
        </w:rPr>
        <w:t>r</w:t>
      </w:r>
      <w:r w:rsidR="00D13A2B" w:rsidRPr="00C0540F">
        <w:rPr>
          <w:rFonts w:cs="Calibri"/>
        </w:rPr>
        <w:t xml:space="preserve">eport </w:t>
      </w:r>
      <w:r w:rsidRPr="00C0540F">
        <w:rPr>
          <w:rFonts w:cs="Calibri"/>
        </w:rPr>
        <w:t xml:space="preserve">is </w:t>
      </w:r>
      <w:r w:rsidR="00E1797B">
        <w:rPr>
          <w:rFonts w:cs="Calibri"/>
        </w:rPr>
        <w:t>designed for distribution</w:t>
      </w:r>
      <w:r w:rsidRPr="00C0540F">
        <w:rPr>
          <w:rFonts w:cs="Calibri"/>
        </w:rPr>
        <w:t xml:space="preserve"> to researchers (see Figure 4 for an example). </w:t>
      </w:r>
      <w:r w:rsidR="00E1797B">
        <w:rPr>
          <w:rFonts w:cs="Calibri"/>
        </w:rPr>
        <w:t>It begins with general information on</w:t>
      </w:r>
      <w:r w:rsidRPr="00C0540F">
        <w:rPr>
          <w:rFonts w:cs="Calibri"/>
        </w:rPr>
        <w:t xml:space="preserve"> </w:t>
      </w:r>
      <w:r w:rsidR="00D13A2B">
        <w:rPr>
          <w:rFonts w:cs="Calibri"/>
        </w:rPr>
        <w:t>DM</w:t>
      </w:r>
      <w:r w:rsidRPr="00C0540F">
        <w:rPr>
          <w:rFonts w:cs="Calibri"/>
        </w:rPr>
        <w:t xml:space="preserve"> and the goal</w:t>
      </w:r>
      <w:r w:rsidR="00E1797B">
        <w:rPr>
          <w:rFonts w:cs="Calibri"/>
        </w:rPr>
        <w:t>s</w:t>
      </w:r>
      <w:r w:rsidRPr="00C0540F">
        <w:rPr>
          <w:rFonts w:cs="Calibri"/>
        </w:rPr>
        <w:t xml:space="preserve"> </w:t>
      </w:r>
      <w:r w:rsidR="00E1797B">
        <w:rPr>
          <w:rFonts w:cs="Calibri"/>
        </w:rPr>
        <w:t xml:space="preserve">of the </w:t>
      </w:r>
      <w:r w:rsidRPr="00C0540F">
        <w:rPr>
          <w:rFonts w:cs="Calibri"/>
        </w:rPr>
        <w:t xml:space="preserve">report. The DMVitals </w:t>
      </w:r>
      <w:r w:rsidR="00D13A2B">
        <w:rPr>
          <w:rFonts w:cs="Calibri"/>
        </w:rPr>
        <w:t>r</w:t>
      </w:r>
      <w:r w:rsidR="00D13A2B" w:rsidRPr="00C0540F">
        <w:rPr>
          <w:rFonts w:cs="Calibri"/>
        </w:rPr>
        <w:t xml:space="preserve">eport </w:t>
      </w:r>
      <w:r w:rsidR="00D13A2B">
        <w:rPr>
          <w:rFonts w:cs="Calibri"/>
        </w:rPr>
        <w:t>s</w:t>
      </w:r>
      <w:r w:rsidR="00D13A2B" w:rsidRPr="00C0540F">
        <w:rPr>
          <w:rFonts w:cs="Calibri"/>
        </w:rPr>
        <w:t xml:space="preserve">heet </w:t>
      </w:r>
      <w:r w:rsidRPr="00C0540F">
        <w:rPr>
          <w:rFonts w:cs="Calibri"/>
        </w:rPr>
        <w:t xml:space="preserve">provides the rest of the information that goes in the report. The </w:t>
      </w:r>
      <w:r w:rsidR="00D13A2B">
        <w:rPr>
          <w:rFonts w:cs="Calibri"/>
        </w:rPr>
        <w:t>s</w:t>
      </w:r>
      <w:r w:rsidR="00D13A2B" w:rsidRPr="00C0540F">
        <w:rPr>
          <w:rFonts w:cs="Calibri"/>
        </w:rPr>
        <w:t xml:space="preserve">ustainability </w:t>
      </w:r>
      <w:r w:rsidR="00D13A2B">
        <w:rPr>
          <w:rFonts w:cs="Calibri"/>
        </w:rPr>
        <w:t>i</w:t>
      </w:r>
      <w:r w:rsidR="00D13A2B" w:rsidRPr="00C0540F">
        <w:rPr>
          <w:rFonts w:cs="Calibri"/>
        </w:rPr>
        <w:t xml:space="preserve">ndex </w:t>
      </w:r>
      <w:r w:rsidR="00D13A2B">
        <w:rPr>
          <w:rFonts w:cs="Calibri"/>
        </w:rPr>
        <w:t>c</w:t>
      </w:r>
      <w:r w:rsidR="00D13A2B" w:rsidRPr="00C0540F">
        <w:rPr>
          <w:rFonts w:cs="Calibri"/>
        </w:rPr>
        <w:t xml:space="preserve">hart </w:t>
      </w:r>
      <w:r w:rsidRPr="00C0540F">
        <w:rPr>
          <w:rFonts w:cs="Calibri"/>
        </w:rPr>
        <w:t xml:space="preserve">includes their </w:t>
      </w:r>
      <w:r w:rsidR="00D13A2B">
        <w:rPr>
          <w:rFonts w:cs="Calibri"/>
        </w:rPr>
        <w:t>d</w:t>
      </w:r>
      <w:r w:rsidR="00D13A2B" w:rsidRPr="00C0540F">
        <w:rPr>
          <w:rFonts w:cs="Calibri"/>
        </w:rPr>
        <w:t xml:space="preserve">ata </w:t>
      </w:r>
      <w:r w:rsidR="00D13A2B">
        <w:rPr>
          <w:rFonts w:cs="Calibri"/>
        </w:rPr>
        <w:t>m</w:t>
      </w:r>
      <w:r w:rsidR="00D13A2B" w:rsidRPr="00C0540F">
        <w:rPr>
          <w:rFonts w:cs="Calibri"/>
        </w:rPr>
        <w:t xml:space="preserve">anagement </w:t>
      </w:r>
      <w:r w:rsidR="00D13A2B">
        <w:rPr>
          <w:rFonts w:cs="Calibri"/>
        </w:rPr>
        <w:t>m</w:t>
      </w:r>
      <w:r w:rsidR="00D13A2B" w:rsidRPr="00C0540F">
        <w:rPr>
          <w:rFonts w:cs="Calibri"/>
        </w:rPr>
        <w:t xml:space="preserve">aturity </w:t>
      </w:r>
      <w:r w:rsidRPr="00C0540F">
        <w:rPr>
          <w:rFonts w:cs="Calibri"/>
        </w:rPr>
        <w:t>“grade</w:t>
      </w:r>
      <w:r w:rsidR="00D13A2B">
        <w:rPr>
          <w:rFonts w:cs="Calibri"/>
        </w:rPr>
        <w:t>.</w:t>
      </w:r>
      <w:r w:rsidRPr="00C0540F">
        <w:rPr>
          <w:rFonts w:cs="Calibri"/>
        </w:rPr>
        <w:t xml:space="preserve">” The chart is copied and pasted from the </w:t>
      </w:r>
      <w:r w:rsidR="00D13A2B">
        <w:rPr>
          <w:rFonts w:cs="Calibri"/>
        </w:rPr>
        <w:t>r</w:t>
      </w:r>
      <w:r w:rsidR="00D13A2B" w:rsidRPr="00C0540F">
        <w:rPr>
          <w:rFonts w:cs="Calibri"/>
        </w:rPr>
        <w:t xml:space="preserve">eport </w:t>
      </w:r>
      <w:r w:rsidRPr="00C0540F">
        <w:rPr>
          <w:rFonts w:cs="Calibri"/>
        </w:rPr>
        <w:t>sheet. The action statements are grouped into implementation phases (Phase 1</w:t>
      </w:r>
      <w:r w:rsidR="00D13A2B">
        <w:rPr>
          <w:rFonts w:cs="Calibri"/>
        </w:rPr>
        <w:t>:</w:t>
      </w:r>
      <w:r w:rsidRPr="00C0540F">
        <w:rPr>
          <w:rFonts w:cs="Calibri"/>
        </w:rPr>
        <w:t xml:space="preserve"> short-term</w:t>
      </w:r>
      <w:r w:rsidR="00D13A2B">
        <w:rPr>
          <w:rFonts w:cs="Calibri"/>
        </w:rPr>
        <w:t>;</w:t>
      </w:r>
      <w:r w:rsidRPr="00C0540F">
        <w:rPr>
          <w:rFonts w:cs="Calibri"/>
        </w:rPr>
        <w:t xml:space="preserve"> Phase 2</w:t>
      </w:r>
      <w:r w:rsidR="00D13A2B">
        <w:rPr>
          <w:rFonts w:cs="Calibri"/>
        </w:rPr>
        <w:t>:</w:t>
      </w:r>
      <w:r w:rsidRPr="00C0540F">
        <w:rPr>
          <w:rFonts w:cs="Calibri"/>
        </w:rPr>
        <w:t xml:space="preserve"> long-term</w:t>
      </w:r>
      <w:r w:rsidR="00D13A2B">
        <w:rPr>
          <w:rFonts w:cs="Calibri"/>
        </w:rPr>
        <w:t>;</w:t>
      </w:r>
      <w:r w:rsidRPr="00C0540F">
        <w:rPr>
          <w:rFonts w:cs="Calibri"/>
        </w:rPr>
        <w:t xml:space="preserve"> and Phase 3</w:t>
      </w:r>
      <w:r w:rsidR="00D13A2B">
        <w:rPr>
          <w:rFonts w:cs="Calibri"/>
        </w:rPr>
        <w:t>:</w:t>
      </w:r>
      <w:r w:rsidRPr="00C0540F">
        <w:rPr>
          <w:rFonts w:cs="Calibri"/>
        </w:rPr>
        <w:t xml:space="preserve"> future)</w:t>
      </w:r>
      <w:r w:rsidR="007A3A5F" w:rsidRPr="00C0540F">
        <w:rPr>
          <w:rFonts w:cs="Calibri"/>
        </w:rPr>
        <w:t xml:space="preserve">. </w:t>
      </w:r>
    </w:p>
    <w:p w14:paraId="40650EE6" w14:textId="77777777" w:rsidR="00E84919" w:rsidRPr="00C0540F" w:rsidRDefault="00E84919" w:rsidP="00C0540F">
      <w:pPr>
        <w:widowControl w:val="0"/>
        <w:tabs>
          <w:tab w:val="left" w:pos="220"/>
          <w:tab w:val="left" w:pos="720"/>
        </w:tabs>
        <w:autoSpaceDE w:val="0"/>
        <w:autoSpaceDN w:val="0"/>
        <w:adjustRightInd w:val="0"/>
        <w:spacing w:line="480" w:lineRule="auto"/>
        <w:rPr>
          <w:rFonts w:cs="Calibri"/>
        </w:rPr>
      </w:pPr>
    </w:p>
    <w:p w14:paraId="6FD10543" w14:textId="76B79FA7" w:rsidR="00E84919" w:rsidRPr="00C0540F" w:rsidRDefault="00E84919" w:rsidP="00C0540F">
      <w:pPr>
        <w:widowControl w:val="0"/>
        <w:tabs>
          <w:tab w:val="left" w:pos="220"/>
          <w:tab w:val="left" w:pos="720"/>
        </w:tabs>
        <w:autoSpaceDE w:val="0"/>
        <w:autoSpaceDN w:val="0"/>
        <w:adjustRightInd w:val="0"/>
        <w:spacing w:line="480" w:lineRule="auto"/>
        <w:rPr>
          <w:rFonts w:cs="Calibri"/>
          <w:b/>
          <w:i/>
        </w:rPr>
      </w:pPr>
      <w:del w:id="70" w:author="Sherry Lake" w:date="2016-02-01T15:09:00Z">
        <w:r w:rsidRPr="00C0540F" w:rsidDel="006528D0">
          <w:rPr>
            <w:rFonts w:cs="Calibri"/>
            <w:b/>
            <w:i/>
            <w:noProof/>
          </w:rPr>
          <w:delText>{ED: Place figure 4 here}</w:delText>
        </w:r>
      </w:del>
      <w:ins w:id="71" w:author="Sherry Lake" w:date="2016-02-01T15:09:00Z">
        <w:r w:rsidR="006528D0">
          <w:rPr>
            <w:rFonts w:cs="Calibri"/>
            <w:b/>
            <w:i/>
            <w:noProof/>
          </w:rPr>
          <w:drawing>
            <wp:inline distT="0" distB="0" distL="0" distR="0" wp14:anchorId="3769CCB7" wp14:editId="21030617">
              <wp:extent cx="5464810" cy="3505200"/>
              <wp:effectExtent l="0" t="0" r="0" b="0"/>
              <wp:docPr id="4" name="Picture 4" descr="UL-sah-mbair:Users:sah:Documents:DMVitals:DM Book Chapter:Lake-Sallan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L-sah-mbair:Users:sah:Documents:DMVitals:DM Book Chapter:Lake-Sallans-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4810" cy="3505200"/>
                      </a:xfrm>
                      <a:prstGeom prst="rect">
                        <a:avLst/>
                      </a:prstGeom>
                      <a:noFill/>
                      <a:ln>
                        <a:noFill/>
                      </a:ln>
                    </pic:spPr>
                  </pic:pic>
                </a:graphicData>
              </a:graphic>
            </wp:inline>
          </w:drawing>
        </w:r>
      </w:ins>
    </w:p>
    <w:p w14:paraId="17C46149" w14:textId="77777777" w:rsidR="008B4916" w:rsidRDefault="008B4916" w:rsidP="008B4916">
      <w:pPr>
        <w:jc w:val="center"/>
        <w:rPr>
          <w:ins w:id="72" w:author="Sherry Lake" w:date="2016-02-01T15:03:00Z"/>
        </w:rPr>
        <w:pPrChange w:id="73" w:author="Sherry Lake" w:date="2016-02-01T15:03:00Z">
          <w:pPr/>
        </w:pPrChange>
      </w:pPr>
      <w:ins w:id="74" w:author="Sherry Lake" w:date="2016-02-01T15:03:00Z">
        <w:r>
          <w:t>Figure 4: Data Management Consulting Recommendations Report</w:t>
        </w:r>
      </w:ins>
    </w:p>
    <w:p w14:paraId="79BF439C" w14:textId="77777777" w:rsidR="00E84919" w:rsidRPr="00C0540F" w:rsidRDefault="00E84919" w:rsidP="00C0540F">
      <w:pPr>
        <w:widowControl w:val="0"/>
        <w:tabs>
          <w:tab w:val="left" w:pos="220"/>
          <w:tab w:val="left" w:pos="720"/>
        </w:tabs>
        <w:autoSpaceDE w:val="0"/>
        <w:autoSpaceDN w:val="0"/>
        <w:adjustRightInd w:val="0"/>
        <w:spacing w:line="480" w:lineRule="auto"/>
        <w:rPr>
          <w:rFonts w:cs="Calibri"/>
        </w:rPr>
      </w:pPr>
    </w:p>
    <w:p w14:paraId="39919DA6" w14:textId="77777777" w:rsidR="00E84919" w:rsidRPr="00C0540F" w:rsidRDefault="00E84919" w:rsidP="00C0540F">
      <w:pPr>
        <w:widowControl w:val="0"/>
        <w:tabs>
          <w:tab w:val="left" w:pos="220"/>
          <w:tab w:val="left" w:pos="720"/>
        </w:tabs>
        <w:autoSpaceDE w:val="0"/>
        <w:autoSpaceDN w:val="0"/>
        <w:adjustRightInd w:val="0"/>
        <w:spacing w:line="480" w:lineRule="auto"/>
        <w:rPr>
          <w:rFonts w:cs="Calibri"/>
          <w:u w:val="single"/>
        </w:rPr>
      </w:pPr>
      <w:r w:rsidRPr="00C0540F">
        <w:rPr>
          <w:rFonts w:cs="Calibri"/>
          <w:u w:val="single"/>
        </w:rPr>
        <w:t>Data Management Implementation</w:t>
      </w:r>
    </w:p>
    <w:p w14:paraId="69DC65E3" w14:textId="76C6F103" w:rsidR="00E84919" w:rsidRPr="00C0540F" w:rsidRDefault="00E84919" w:rsidP="00C0540F">
      <w:pPr>
        <w:widowControl w:val="0"/>
        <w:tabs>
          <w:tab w:val="left" w:pos="220"/>
          <w:tab w:val="left" w:pos="720"/>
        </w:tabs>
        <w:autoSpaceDE w:val="0"/>
        <w:autoSpaceDN w:val="0"/>
        <w:adjustRightInd w:val="0"/>
        <w:spacing w:line="480" w:lineRule="auto"/>
        <w:rPr>
          <w:rFonts w:cs="Calibri"/>
        </w:rPr>
      </w:pPr>
      <w:r w:rsidRPr="00C0540F">
        <w:rPr>
          <w:rFonts w:cs="Calibri"/>
        </w:rPr>
        <w:t>The next step in UVa’s</w:t>
      </w:r>
      <w:r w:rsidR="00F05DE2">
        <w:rPr>
          <w:rFonts w:cs="Calibri"/>
        </w:rPr>
        <w:t xml:space="preserve"> </w:t>
      </w:r>
      <w:r w:rsidR="00D13A2B">
        <w:rPr>
          <w:rFonts w:cs="Calibri"/>
        </w:rPr>
        <w:t>d</w:t>
      </w:r>
      <w:r w:rsidR="00D13A2B" w:rsidRPr="00C0540F">
        <w:rPr>
          <w:rFonts w:cs="Calibri"/>
        </w:rPr>
        <w:t xml:space="preserve">ata </w:t>
      </w:r>
      <w:r w:rsidR="00D13A2B">
        <w:rPr>
          <w:rFonts w:cs="Calibri"/>
        </w:rPr>
        <w:t>i</w:t>
      </w:r>
      <w:r w:rsidR="00D13A2B" w:rsidRPr="00C0540F">
        <w:rPr>
          <w:rFonts w:cs="Calibri"/>
        </w:rPr>
        <w:t xml:space="preserve">nterview </w:t>
      </w:r>
      <w:r w:rsidR="00D13A2B">
        <w:rPr>
          <w:rFonts w:cs="Calibri"/>
        </w:rPr>
        <w:t>w</w:t>
      </w:r>
      <w:r w:rsidR="00D13A2B" w:rsidRPr="00C0540F">
        <w:rPr>
          <w:rFonts w:cs="Calibri"/>
        </w:rPr>
        <w:t xml:space="preserve">orkflow </w:t>
      </w:r>
      <w:r w:rsidRPr="00C0540F">
        <w:rPr>
          <w:rFonts w:cs="Calibri"/>
        </w:rPr>
        <w:t>is to distribute the final report, with recommendations, and begin implementation with the researcher. We then sit down with the researcher go over the recommendations and make adjustments on what actions are done in each phase</w:t>
      </w:r>
      <w:r w:rsidR="00C15A8A">
        <w:rPr>
          <w:rFonts w:cs="Calibri"/>
        </w:rPr>
        <w:t xml:space="preserve"> </w:t>
      </w:r>
      <w:r w:rsidRPr="00C0540F">
        <w:rPr>
          <w:rFonts w:cs="Calibri"/>
        </w:rPr>
        <w:t>(see Figure 5)</w:t>
      </w:r>
      <w:r w:rsidR="00280A8C" w:rsidRPr="00C0540F">
        <w:rPr>
          <w:rFonts w:cs="Calibri"/>
        </w:rPr>
        <w:t>. The</w:t>
      </w:r>
      <w:r w:rsidRPr="00C0540F">
        <w:rPr>
          <w:rFonts w:cs="Calibri"/>
        </w:rPr>
        <w:t xml:space="preserve"> DMVitals tool is to be used throughout the implementation. As researcher</w:t>
      </w:r>
      <w:r w:rsidR="00D13A2B">
        <w:rPr>
          <w:rFonts w:cs="Calibri"/>
        </w:rPr>
        <w:t>s</w:t>
      </w:r>
      <w:r w:rsidRPr="00C0540F">
        <w:rPr>
          <w:rFonts w:cs="Calibri"/>
        </w:rPr>
        <w:t xml:space="preserve"> improves their practices, </w:t>
      </w:r>
      <w:proofErr w:type="gramStart"/>
      <w:r w:rsidRPr="00C0540F">
        <w:rPr>
          <w:rFonts w:cs="Calibri"/>
        </w:rPr>
        <w:t>their</w:t>
      </w:r>
      <w:proofErr w:type="gramEnd"/>
      <w:r w:rsidRPr="00C0540F">
        <w:rPr>
          <w:rFonts w:cs="Calibri"/>
        </w:rPr>
        <w:t xml:space="preserve"> DMVitals score is recalculated and reflected in their new </w:t>
      </w:r>
      <w:r w:rsidR="00D13A2B">
        <w:rPr>
          <w:rFonts w:cs="Calibri"/>
        </w:rPr>
        <w:t>s</w:t>
      </w:r>
      <w:r w:rsidR="00D13A2B" w:rsidRPr="00C0540F">
        <w:rPr>
          <w:rFonts w:cs="Calibri"/>
        </w:rPr>
        <w:t xml:space="preserve">ustainability </w:t>
      </w:r>
      <w:r w:rsidR="00D13A2B">
        <w:rPr>
          <w:rFonts w:cs="Calibri"/>
        </w:rPr>
        <w:t>i</w:t>
      </w:r>
      <w:r w:rsidR="00D13A2B" w:rsidRPr="00C0540F">
        <w:rPr>
          <w:rFonts w:cs="Calibri"/>
        </w:rPr>
        <w:t>ndex</w:t>
      </w:r>
      <w:r w:rsidRPr="00C0540F">
        <w:rPr>
          <w:rFonts w:cs="Calibri"/>
        </w:rPr>
        <w:t>.</w:t>
      </w:r>
    </w:p>
    <w:p w14:paraId="20AC69A1" w14:textId="7FF352D2" w:rsidR="00E84919" w:rsidRPr="00C0540F" w:rsidRDefault="00FA5672" w:rsidP="001F15AE">
      <w:pPr>
        <w:widowControl w:val="0"/>
        <w:tabs>
          <w:tab w:val="left" w:pos="720"/>
        </w:tabs>
        <w:autoSpaceDE w:val="0"/>
        <w:autoSpaceDN w:val="0"/>
        <w:adjustRightInd w:val="0"/>
        <w:spacing w:line="480" w:lineRule="auto"/>
        <w:rPr>
          <w:rFonts w:cs="Calibri"/>
        </w:rPr>
      </w:pPr>
      <w:r>
        <w:rPr>
          <w:rFonts w:cs="Calibri"/>
        </w:rPr>
        <w:tab/>
      </w:r>
      <w:r w:rsidR="00E84919" w:rsidRPr="00C0540F">
        <w:rPr>
          <w:rFonts w:cs="Calibri"/>
        </w:rPr>
        <w:t>The goal of repeating these steps</w:t>
      </w:r>
      <w:r w:rsidR="00D13A2B">
        <w:rPr>
          <w:rFonts w:cs="Calibri"/>
        </w:rPr>
        <w:t>—</w:t>
      </w:r>
      <w:r w:rsidR="00E84919" w:rsidRPr="00C0540F">
        <w:rPr>
          <w:rFonts w:cs="Calibri"/>
        </w:rPr>
        <w:t>going back to the DMVitals</w:t>
      </w:r>
      <w:r w:rsidR="00D13A2B">
        <w:rPr>
          <w:rFonts w:cs="Calibri"/>
        </w:rPr>
        <w:t>,</w:t>
      </w:r>
      <w:r w:rsidR="00E84919" w:rsidRPr="00C0540F">
        <w:rPr>
          <w:rFonts w:cs="Calibri"/>
        </w:rPr>
        <w:t xml:space="preserve"> updating the best practices</w:t>
      </w:r>
      <w:r w:rsidR="00D13A2B">
        <w:rPr>
          <w:rFonts w:cs="Calibri"/>
        </w:rPr>
        <w:t>,</w:t>
      </w:r>
      <w:r w:rsidR="00E84919" w:rsidRPr="00C0540F">
        <w:rPr>
          <w:rFonts w:cs="Calibri"/>
        </w:rPr>
        <w:t xml:space="preserve"> and reevaluating the </w:t>
      </w:r>
      <w:r w:rsidR="00D13A2B">
        <w:rPr>
          <w:rFonts w:cs="Calibri"/>
        </w:rPr>
        <w:t>s</w:t>
      </w:r>
      <w:r w:rsidR="00D13A2B" w:rsidRPr="00C0540F">
        <w:rPr>
          <w:rFonts w:cs="Calibri"/>
        </w:rPr>
        <w:t xml:space="preserve">ustainability </w:t>
      </w:r>
      <w:r w:rsidR="00D13A2B">
        <w:rPr>
          <w:rFonts w:cs="Calibri"/>
        </w:rPr>
        <w:t>i</w:t>
      </w:r>
      <w:r w:rsidR="00D13A2B" w:rsidRPr="00C0540F">
        <w:rPr>
          <w:rFonts w:cs="Calibri"/>
        </w:rPr>
        <w:t>ndex</w:t>
      </w:r>
      <w:r w:rsidR="00D13A2B">
        <w:rPr>
          <w:rFonts w:cs="Calibri"/>
        </w:rPr>
        <w:t>—</w:t>
      </w:r>
      <w:r w:rsidR="00E84919" w:rsidRPr="00C0540F">
        <w:rPr>
          <w:rFonts w:cs="Calibri"/>
        </w:rPr>
        <w:t xml:space="preserve">is for the researcher to obtain a </w:t>
      </w:r>
      <w:r w:rsidR="00D13A2B">
        <w:rPr>
          <w:rFonts w:cs="Calibri"/>
        </w:rPr>
        <w:t>d</w:t>
      </w:r>
      <w:r w:rsidR="00D13A2B" w:rsidRPr="00C0540F">
        <w:rPr>
          <w:rFonts w:cs="Calibri"/>
        </w:rPr>
        <w:t xml:space="preserve">ata </w:t>
      </w:r>
      <w:r w:rsidR="00D13A2B">
        <w:rPr>
          <w:rFonts w:cs="Calibri"/>
        </w:rPr>
        <w:t>m</w:t>
      </w:r>
      <w:r w:rsidR="00D13A2B" w:rsidRPr="00C0540F">
        <w:rPr>
          <w:rFonts w:cs="Calibri"/>
        </w:rPr>
        <w:t xml:space="preserve">anagement </w:t>
      </w:r>
      <w:r w:rsidR="00D13A2B">
        <w:rPr>
          <w:rFonts w:cs="Calibri"/>
        </w:rPr>
        <w:t>m</w:t>
      </w:r>
      <w:r w:rsidR="00D13A2B" w:rsidRPr="00C0540F">
        <w:rPr>
          <w:rFonts w:cs="Calibri"/>
        </w:rPr>
        <w:t xml:space="preserve">aturity </w:t>
      </w:r>
      <w:r w:rsidR="00A24047">
        <w:rPr>
          <w:rFonts w:cs="Calibri"/>
        </w:rPr>
        <w:t>score of</w:t>
      </w:r>
      <w:r w:rsidR="00A24047" w:rsidRPr="00C0540F">
        <w:rPr>
          <w:rFonts w:cs="Calibri"/>
        </w:rPr>
        <w:t xml:space="preserve"> </w:t>
      </w:r>
      <w:r w:rsidR="00D13A2B">
        <w:rPr>
          <w:rFonts w:cs="Calibri"/>
        </w:rPr>
        <w:t>five</w:t>
      </w:r>
      <w:r w:rsidR="00D13A2B" w:rsidRPr="00C0540F">
        <w:rPr>
          <w:rFonts w:cs="Calibri"/>
        </w:rPr>
        <w:t xml:space="preserve"> </w:t>
      </w:r>
      <w:r w:rsidR="00E84919" w:rsidRPr="00C0540F">
        <w:rPr>
          <w:rFonts w:cs="Calibri"/>
        </w:rPr>
        <w:t>“Optimizing</w:t>
      </w:r>
      <w:r w:rsidR="00D13A2B">
        <w:rPr>
          <w:rFonts w:cs="Calibri"/>
        </w:rPr>
        <w:t>,</w:t>
      </w:r>
      <w:r w:rsidR="00E84919" w:rsidRPr="00C0540F">
        <w:rPr>
          <w:rFonts w:cs="Calibri"/>
        </w:rPr>
        <w:t xml:space="preserve">” on the ANDS </w:t>
      </w:r>
      <w:r w:rsidR="00443494">
        <w:rPr>
          <w:rFonts w:cs="Calibri"/>
        </w:rPr>
        <w:t>CMM</w:t>
      </w:r>
      <w:r w:rsidR="00E84919" w:rsidRPr="00C0540F">
        <w:rPr>
          <w:rFonts w:cs="Calibri"/>
        </w:rPr>
        <w:t xml:space="preserve"> for </w:t>
      </w:r>
      <w:r w:rsidR="00443494">
        <w:rPr>
          <w:rFonts w:cs="Calibri"/>
        </w:rPr>
        <w:t>r</w:t>
      </w:r>
      <w:r w:rsidR="00E84919" w:rsidRPr="00C0540F">
        <w:rPr>
          <w:rFonts w:cs="Calibri"/>
        </w:rPr>
        <w:t xml:space="preserve">esearch </w:t>
      </w:r>
      <w:r w:rsidR="00443494">
        <w:rPr>
          <w:rFonts w:cs="Calibri"/>
        </w:rPr>
        <w:t>DM</w:t>
      </w:r>
      <w:r w:rsidR="00E84919" w:rsidRPr="00C0540F">
        <w:rPr>
          <w:rFonts w:cs="Calibri"/>
        </w:rPr>
        <w:t xml:space="preserve">. But as the model warns, </w:t>
      </w:r>
      <w:r w:rsidR="00A647DA">
        <w:rPr>
          <w:rFonts w:cs="Calibri"/>
        </w:rPr>
        <w:t>l</w:t>
      </w:r>
      <w:r w:rsidR="00E84919" w:rsidRPr="00C0540F">
        <w:rPr>
          <w:rFonts w:cs="Calibri"/>
        </w:rPr>
        <w:t xml:space="preserve">evel </w:t>
      </w:r>
      <w:r w:rsidR="00A647DA">
        <w:rPr>
          <w:rFonts w:cs="Calibri"/>
        </w:rPr>
        <w:t>five</w:t>
      </w:r>
      <w:r w:rsidR="00A647DA" w:rsidRPr="00C0540F">
        <w:rPr>
          <w:rFonts w:cs="Calibri"/>
        </w:rPr>
        <w:t xml:space="preserve"> </w:t>
      </w:r>
      <w:r w:rsidR="00E84919" w:rsidRPr="00C0540F">
        <w:rPr>
          <w:rFonts w:cs="Calibri"/>
        </w:rPr>
        <w:t>is not the “final” level. Level five is labeled “Optimizing</w:t>
      </w:r>
      <w:r w:rsidR="00443494">
        <w:rPr>
          <w:rFonts w:cs="Calibri"/>
        </w:rPr>
        <w:t>.</w:t>
      </w:r>
      <w:r w:rsidR="00E84919" w:rsidRPr="00C0540F">
        <w:rPr>
          <w:rFonts w:cs="Calibri"/>
        </w:rPr>
        <w:t>” At this level</w:t>
      </w:r>
      <w:r w:rsidR="00443494">
        <w:rPr>
          <w:rFonts w:cs="Calibri"/>
        </w:rPr>
        <w:t>,</w:t>
      </w:r>
      <w:r w:rsidR="00E84919" w:rsidRPr="00C0540F">
        <w:rPr>
          <w:rFonts w:cs="Calibri"/>
        </w:rPr>
        <w:t xml:space="preserve"> researchers should be focusing on continually </w:t>
      </w:r>
      <w:r w:rsidR="00E84919" w:rsidRPr="00C0540F">
        <w:rPr>
          <w:rFonts w:cs="Calibri"/>
        </w:rPr>
        <w:lastRenderedPageBreak/>
        <w:t xml:space="preserve">improving their </w:t>
      </w:r>
      <w:r w:rsidR="00443494">
        <w:rPr>
          <w:rFonts w:cs="Calibri"/>
        </w:rPr>
        <w:t>DM</w:t>
      </w:r>
      <w:r w:rsidR="00E84919" w:rsidRPr="00C0540F">
        <w:rPr>
          <w:rFonts w:cs="Calibri"/>
        </w:rPr>
        <w:t xml:space="preserve"> practices.</w:t>
      </w:r>
    </w:p>
    <w:p w14:paraId="39DB89F8" w14:textId="6DAC54E9" w:rsidR="00E84919" w:rsidRPr="00C0540F" w:rsidDel="00212616" w:rsidRDefault="00E84919" w:rsidP="00C0540F">
      <w:pPr>
        <w:widowControl w:val="0"/>
        <w:tabs>
          <w:tab w:val="left" w:pos="220"/>
          <w:tab w:val="left" w:pos="720"/>
        </w:tabs>
        <w:autoSpaceDE w:val="0"/>
        <w:autoSpaceDN w:val="0"/>
        <w:adjustRightInd w:val="0"/>
        <w:spacing w:line="480" w:lineRule="auto"/>
        <w:ind w:left="720"/>
        <w:rPr>
          <w:del w:id="75" w:author="Sherry Lake" w:date="2016-02-01T15:10:00Z"/>
          <w:rFonts w:cs="Calibri"/>
        </w:rPr>
      </w:pPr>
    </w:p>
    <w:p w14:paraId="3648B7DA" w14:textId="07426137" w:rsidR="00E84919" w:rsidRPr="00C0540F" w:rsidDel="00212616" w:rsidRDefault="00E84919" w:rsidP="00C0540F">
      <w:pPr>
        <w:widowControl w:val="0"/>
        <w:tabs>
          <w:tab w:val="left" w:pos="220"/>
          <w:tab w:val="left" w:pos="720"/>
        </w:tabs>
        <w:autoSpaceDE w:val="0"/>
        <w:autoSpaceDN w:val="0"/>
        <w:adjustRightInd w:val="0"/>
        <w:spacing w:line="480" w:lineRule="auto"/>
        <w:rPr>
          <w:del w:id="76" w:author="Sherry Lake" w:date="2016-02-01T15:10:00Z"/>
          <w:rFonts w:cs="Calibri"/>
          <w:b/>
          <w:i/>
          <w:noProof/>
        </w:rPr>
      </w:pPr>
      <w:del w:id="77" w:author="Sherry Lake" w:date="2016-02-01T15:09:00Z">
        <w:r w:rsidRPr="00C0540F" w:rsidDel="006528D0">
          <w:rPr>
            <w:rFonts w:cs="Calibri"/>
            <w:b/>
            <w:i/>
            <w:noProof/>
          </w:rPr>
          <w:delText>{ED: Place figure 5 here}</w:delText>
        </w:r>
      </w:del>
    </w:p>
    <w:p w14:paraId="1EC1E7FC" w14:textId="4DADDA9A" w:rsidR="00E84919" w:rsidRPr="00C0540F" w:rsidRDefault="008B4916" w:rsidP="00212616">
      <w:pPr>
        <w:widowControl w:val="0"/>
        <w:tabs>
          <w:tab w:val="left" w:pos="220"/>
          <w:tab w:val="left" w:pos="720"/>
        </w:tabs>
        <w:autoSpaceDE w:val="0"/>
        <w:autoSpaceDN w:val="0"/>
        <w:adjustRightInd w:val="0"/>
        <w:spacing w:line="480" w:lineRule="auto"/>
        <w:rPr>
          <w:rFonts w:cs="Calibri"/>
          <w:b/>
          <w:i/>
        </w:rPr>
        <w:pPrChange w:id="78" w:author="Sherry Lake" w:date="2016-02-01T15:10:00Z">
          <w:pPr>
            <w:widowControl w:val="0"/>
            <w:tabs>
              <w:tab w:val="left" w:pos="220"/>
              <w:tab w:val="left" w:pos="720"/>
            </w:tabs>
            <w:autoSpaceDE w:val="0"/>
            <w:autoSpaceDN w:val="0"/>
            <w:adjustRightInd w:val="0"/>
            <w:spacing w:line="480" w:lineRule="auto"/>
          </w:pPr>
        </w:pPrChange>
      </w:pPr>
      <w:ins w:id="79" w:author="Sherry Lake" w:date="2016-02-01T15:03:00Z">
        <w:r>
          <w:t xml:space="preserve">Implementation: </w:t>
        </w:r>
        <w:proofErr w:type="spellStart"/>
        <w:r>
          <w:t>DMVitals</w:t>
        </w:r>
        <w:proofErr w:type="spellEnd"/>
        <w:r>
          <w:t xml:space="preserve"> Workflow</w:t>
        </w:r>
      </w:ins>
    </w:p>
    <w:p w14:paraId="1898241E" w14:textId="77777777" w:rsidR="00212616" w:rsidRDefault="00212616" w:rsidP="00C0540F">
      <w:pPr>
        <w:widowControl w:val="0"/>
        <w:tabs>
          <w:tab w:val="left" w:pos="220"/>
          <w:tab w:val="left" w:pos="720"/>
        </w:tabs>
        <w:autoSpaceDE w:val="0"/>
        <w:autoSpaceDN w:val="0"/>
        <w:adjustRightInd w:val="0"/>
        <w:spacing w:line="480" w:lineRule="auto"/>
        <w:rPr>
          <w:ins w:id="80" w:author="Sherry Lake" w:date="2016-02-01T15:11:00Z"/>
          <w:rFonts w:cs="Calibri"/>
          <w:i/>
        </w:rPr>
      </w:pPr>
    </w:p>
    <w:p w14:paraId="0FED7475" w14:textId="5C678105" w:rsidR="00E84919" w:rsidRPr="00212616" w:rsidRDefault="00E84919" w:rsidP="00C0540F">
      <w:pPr>
        <w:widowControl w:val="0"/>
        <w:tabs>
          <w:tab w:val="left" w:pos="220"/>
          <w:tab w:val="left" w:pos="720"/>
        </w:tabs>
        <w:autoSpaceDE w:val="0"/>
        <w:autoSpaceDN w:val="0"/>
        <w:adjustRightInd w:val="0"/>
        <w:spacing w:line="480" w:lineRule="auto"/>
        <w:rPr>
          <w:rFonts w:cs="Arial"/>
          <w:b/>
          <w:i/>
          <w:sz w:val="28"/>
          <w:szCs w:val="28"/>
          <w:rPrChange w:id="81" w:author="Sherry Lake" w:date="2016-02-01T15:11:00Z">
            <w:rPr>
              <w:rFonts w:cs="Arial"/>
              <w:b/>
              <w:i/>
            </w:rPr>
          </w:rPrChange>
        </w:rPr>
      </w:pPr>
      <w:r w:rsidRPr="00212616">
        <w:rPr>
          <w:rFonts w:cs="Calibri"/>
          <w:i/>
          <w:sz w:val="28"/>
          <w:szCs w:val="28"/>
          <w:rPrChange w:id="82" w:author="Sherry Lake" w:date="2016-02-01T15:11:00Z">
            <w:rPr>
              <w:rFonts w:cs="Calibri"/>
              <w:i/>
            </w:rPr>
          </w:rPrChange>
        </w:rPr>
        <w:t xml:space="preserve">Applying </w:t>
      </w:r>
      <w:r w:rsidR="00443494" w:rsidRPr="00212616">
        <w:rPr>
          <w:rFonts w:cs="Calibri"/>
          <w:i/>
          <w:sz w:val="28"/>
          <w:szCs w:val="28"/>
          <w:rPrChange w:id="83" w:author="Sherry Lake" w:date="2016-02-01T15:11:00Z">
            <w:rPr>
              <w:rFonts w:cs="Calibri"/>
              <w:i/>
            </w:rPr>
          </w:rPrChange>
        </w:rPr>
        <w:t xml:space="preserve">the </w:t>
      </w:r>
      <w:r w:rsidRPr="00212616">
        <w:rPr>
          <w:rFonts w:cs="Calibri"/>
          <w:i/>
          <w:sz w:val="28"/>
          <w:szCs w:val="28"/>
          <w:rPrChange w:id="84" w:author="Sherry Lake" w:date="2016-02-01T15:11:00Z">
            <w:rPr>
              <w:rFonts w:cs="Calibri"/>
              <w:i/>
            </w:rPr>
          </w:rPrChange>
        </w:rPr>
        <w:t>DMVitals</w:t>
      </w:r>
      <w:r w:rsidR="00443494" w:rsidRPr="00212616">
        <w:rPr>
          <w:rFonts w:cs="Calibri"/>
          <w:i/>
          <w:sz w:val="28"/>
          <w:szCs w:val="28"/>
          <w:rPrChange w:id="85" w:author="Sherry Lake" w:date="2016-02-01T15:11:00Z">
            <w:rPr>
              <w:rFonts w:cs="Calibri"/>
              <w:i/>
            </w:rPr>
          </w:rPrChange>
        </w:rPr>
        <w:t xml:space="preserve"> Tool</w:t>
      </w:r>
      <w:r w:rsidRPr="00212616">
        <w:rPr>
          <w:rFonts w:cs="Calibri"/>
          <w:i/>
          <w:sz w:val="28"/>
          <w:szCs w:val="28"/>
          <w:rPrChange w:id="86" w:author="Sherry Lake" w:date="2016-02-01T15:11:00Z">
            <w:rPr>
              <w:rFonts w:cs="Calibri"/>
              <w:i/>
            </w:rPr>
          </w:rPrChange>
        </w:rPr>
        <w:t xml:space="preserve"> at Your Institution</w:t>
      </w:r>
    </w:p>
    <w:p w14:paraId="50B8B2B0" w14:textId="69D8FB50" w:rsidR="00E84919" w:rsidRPr="00C0540F" w:rsidRDefault="00212616" w:rsidP="00C0540F">
      <w:pPr>
        <w:widowControl w:val="0"/>
        <w:autoSpaceDE w:val="0"/>
        <w:autoSpaceDN w:val="0"/>
        <w:adjustRightInd w:val="0"/>
        <w:spacing w:line="480" w:lineRule="auto"/>
        <w:rPr>
          <w:rFonts w:cs="Calibri"/>
        </w:rPr>
      </w:pPr>
      <w:ins w:id="87" w:author="Sherry Lake" w:date="2016-02-01T15:11:00Z">
        <w:r>
          <w:rPr>
            <w:rFonts w:cs="Calibri"/>
            <w:b/>
            <w:i/>
            <w:noProof/>
          </w:rPr>
          <mc:AlternateContent>
            <mc:Choice Requires="wps">
              <w:drawing>
                <wp:anchor distT="0" distB="0" distL="114300" distR="114300" simplePos="0" relativeHeight="251659264" behindDoc="0" locked="0" layoutInCell="1" allowOverlap="1" wp14:anchorId="038C375E" wp14:editId="6B7AE4BF">
                  <wp:simplePos x="0" y="0"/>
                  <wp:positionH relativeFrom="column">
                    <wp:posOffset>3200400</wp:posOffset>
                  </wp:positionH>
                  <wp:positionV relativeFrom="paragraph">
                    <wp:posOffset>3462655</wp:posOffset>
                  </wp:positionV>
                  <wp:extent cx="2400300" cy="342900"/>
                  <wp:effectExtent l="0" t="0" r="38100" b="38100"/>
                  <wp:wrapThrough wrapText="bothSides">
                    <wp:wrapPolygon edited="0">
                      <wp:start x="0" y="0"/>
                      <wp:lineTo x="0" y="22400"/>
                      <wp:lineTo x="21714" y="22400"/>
                      <wp:lineTo x="21714"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2400300" cy="342900"/>
                          </a:xfrm>
                          <a:prstGeom prst="rect">
                            <a:avLst/>
                          </a:prstGeom>
                          <a:noFill/>
                          <a:ln w="12700">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620EB9" w14:textId="103B42DA" w:rsidR="00212616" w:rsidRDefault="00212616">
                              <w:ins w:id="88" w:author="Sherry Lake" w:date="2016-02-01T15:11:00Z">
                                <w:r>
                                  <w:t>Figure 5: Data Management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252pt;margin-top:272.65pt;width:189pt;height: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" filled="f" strokecolor="black [3213]" strokeweight="1pt">
                  <v:textbox>
                    <w:txbxContent>
                      <w:p w14:paraId="75620EB9" w14:textId="103B42DA" w:rsidR="00212616" w:rsidRDefault="00212616">
                        <w:ins w:id="89" w:author="Sherry Lake" w:date="2016-02-01T15:11:00Z">
                          <w:r>
                            <w:t>Figure 5: Data Management</w:t>
                          </w:r>
                        </w:ins>
                      </w:p>
                    </w:txbxContent>
                  </v:textbox>
                  <w10:wrap type="through"/>
                </v:shape>
              </w:pict>
            </mc:Fallback>
          </mc:AlternateContent>
        </w:r>
      </w:ins>
      <w:ins w:id="90" w:author="Sherry Lake" w:date="2016-02-01T15:09:00Z">
        <w:r>
          <w:rPr>
            <w:rFonts w:cs="Calibri"/>
            <w:b/>
            <w:i/>
            <w:noProof/>
          </w:rPr>
          <w:drawing>
            <wp:anchor distT="0" distB="0" distL="114300" distR="114300" simplePos="0" relativeHeight="251658240" behindDoc="0" locked="0" layoutInCell="1" allowOverlap="1" wp14:anchorId="64CCB029" wp14:editId="35A2A659">
              <wp:simplePos x="0" y="0"/>
              <wp:positionH relativeFrom="column">
                <wp:posOffset>3200400</wp:posOffset>
              </wp:positionH>
              <wp:positionV relativeFrom="paragraph">
                <wp:posOffset>147955</wp:posOffset>
              </wp:positionV>
              <wp:extent cx="2400300" cy="3268345"/>
              <wp:effectExtent l="25400" t="25400" r="38100" b="33655"/>
              <wp:wrapThrough wrapText="bothSides">
                <wp:wrapPolygon edited="0">
                  <wp:start x="-229" y="-168"/>
                  <wp:lineTo x="-229" y="21655"/>
                  <wp:lineTo x="21714" y="21655"/>
                  <wp:lineTo x="21714" y="-168"/>
                  <wp:lineTo x="-229" y="-168"/>
                </wp:wrapPolygon>
              </wp:wrapThrough>
              <wp:docPr id="5" name="Picture 5" descr="UL-sah-mbair:Users:sah:Documents:DMVitals:DM Book Chapter:Lake-Sallan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sah-mbair:Users:sah:Documents:DMVitals:DM Book Chapter:Lake-Sallans-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300" cy="326834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ins>
      <w:r w:rsidR="00443494">
        <w:rPr>
          <w:rFonts w:cs="Calibri"/>
        </w:rPr>
        <w:t xml:space="preserve">The </w:t>
      </w:r>
      <w:r w:rsidR="00E84919" w:rsidRPr="00C0540F">
        <w:rPr>
          <w:rFonts w:cs="Calibri"/>
        </w:rPr>
        <w:t>DMVitals</w:t>
      </w:r>
      <w:r w:rsidR="00443494">
        <w:rPr>
          <w:rFonts w:cs="Calibri"/>
        </w:rPr>
        <w:t xml:space="preserve"> tool</w:t>
      </w:r>
      <w:r w:rsidR="00E84919" w:rsidRPr="00C0540F">
        <w:rPr>
          <w:rFonts w:cs="Calibri"/>
        </w:rPr>
        <w:t xml:space="preserve"> </w:t>
      </w:r>
      <w:r w:rsidR="00443494" w:rsidRPr="00C0540F">
        <w:rPr>
          <w:rFonts w:cs="Calibri"/>
        </w:rPr>
        <w:t xml:space="preserve">easily </w:t>
      </w:r>
      <w:r w:rsidR="00E84919" w:rsidRPr="00C0540F">
        <w:rPr>
          <w:rFonts w:cs="Calibri"/>
        </w:rPr>
        <w:t xml:space="preserve">can be configured for your institution. It can be used with any data assessment tool. The main </w:t>
      </w:r>
      <w:r w:rsidR="00E126E9">
        <w:rPr>
          <w:rFonts w:cs="Calibri"/>
        </w:rPr>
        <w:t>i</w:t>
      </w:r>
      <w:r w:rsidR="00E84919" w:rsidRPr="00C0540F">
        <w:rPr>
          <w:rFonts w:cs="Calibri"/>
        </w:rPr>
        <w:t>nterview</w:t>
      </w:r>
      <w:r w:rsidR="00E84919" w:rsidRPr="00C0540F">
        <w:rPr>
          <w:rFonts w:cs="Calibri"/>
          <w:b/>
        </w:rPr>
        <w:t xml:space="preserve"> </w:t>
      </w:r>
      <w:r w:rsidR="00E126E9">
        <w:rPr>
          <w:rFonts w:cs="Calibri"/>
        </w:rPr>
        <w:t>work</w:t>
      </w:r>
      <w:r w:rsidR="00E84919" w:rsidRPr="00C0540F">
        <w:rPr>
          <w:rFonts w:cs="Calibri"/>
        </w:rPr>
        <w:t>sheet can be customized using your assessment questions, local institution policies</w:t>
      </w:r>
      <w:r w:rsidR="00443494">
        <w:rPr>
          <w:rFonts w:cs="Calibri"/>
        </w:rPr>
        <w:t>,</w:t>
      </w:r>
      <w:r w:rsidR="00E84919" w:rsidRPr="00C0540F">
        <w:rPr>
          <w:rFonts w:cs="Calibri"/>
        </w:rPr>
        <w:t xml:space="preserve"> and best practices. Ranking of sustainability can be adjusted per discipline or institution</w:t>
      </w:r>
      <w:r w:rsidR="0060121A">
        <w:rPr>
          <w:rFonts w:cs="Calibri"/>
        </w:rPr>
        <w:t>.</w:t>
      </w:r>
      <w:r w:rsidR="00F05DE2">
        <w:rPr>
          <w:rFonts w:cs="Calibri"/>
        </w:rPr>
        <w:t xml:space="preserve"> </w:t>
      </w:r>
      <w:r w:rsidR="00E84919" w:rsidRPr="00C0540F">
        <w:rPr>
          <w:rFonts w:cs="Calibri"/>
        </w:rPr>
        <w:t>The action statements definitely will require local customizations. These are the actions that your researchers need to do for your institution.</w:t>
      </w:r>
      <w:r w:rsidR="00F05DE2">
        <w:rPr>
          <w:rFonts w:cs="Calibri"/>
        </w:rPr>
        <w:t xml:space="preserve"> </w:t>
      </w:r>
      <w:r w:rsidR="00E126E9">
        <w:rPr>
          <w:rFonts w:cs="Calibri"/>
        </w:rPr>
        <w:t>Actions might include contacting specific service providers for support</w:t>
      </w:r>
      <w:r w:rsidR="00E84919" w:rsidRPr="00C0540F">
        <w:rPr>
          <w:rFonts w:cs="Calibri"/>
        </w:rPr>
        <w:t xml:space="preserve">. Figure 6 shows the steps in the DMVitals workflow. </w:t>
      </w:r>
    </w:p>
    <w:p w14:paraId="55E0B45E" w14:textId="77777777" w:rsidR="00E84919" w:rsidRPr="00C0540F" w:rsidRDefault="00E84919" w:rsidP="00C0540F">
      <w:pPr>
        <w:widowControl w:val="0"/>
        <w:autoSpaceDE w:val="0"/>
        <w:autoSpaceDN w:val="0"/>
        <w:adjustRightInd w:val="0"/>
        <w:spacing w:line="480" w:lineRule="auto"/>
        <w:ind w:left="720"/>
        <w:rPr>
          <w:rFonts w:cs="Calibri"/>
        </w:rPr>
      </w:pPr>
    </w:p>
    <w:p w14:paraId="2874678C" w14:textId="2505B5E9" w:rsidR="00E84919" w:rsidRPr="00C0540F" w:rsidDel="00B276A3" w:rsidRDefault="00E84919" w:rsidP="00B276A3">
      <w:pPr>
        <w:widowControl w:val="0"/>
        <w:tabs>
          <w:tab w:val="left" w:pos="220"/>
          <w:tab w:val="left" w:pos="720"/>
        </w:tabs>
        <w:autoSpaceDE w:val="0"/>
        <w:autoSpaceDN w:val="0"/>
        <w:adjustRightInd w:val="0"/>
        <w:spacing w:line="480" w:lineRule="auto"/>
        <w:jc w:val="center"/>
        <w:rPr>
          <w:del w:id="91" w:author="Sherry Lake" w:date="2016-02-01T15:13:00Z"/>
          <w:rFonts w:cs="Calibri"/>
          <w:b/>
          <w:i/>
        </w:rPr>
        <w:pPrChange w:id="92" w:author="Sherry Lake" w:date="2016-02-01T15:13:00Z">
          <w:pPr>
            <w:widowControl w:val="0"/>
            <w:tabs>
              <w:tab w:val="left" w:pos="220"/>
              <w:tab w:val="left" w:pos="720"/>
            </w:tabs>
            <w:autoSpaceDE w:val="0"/>
            <w:autoSpaceDN w:val="0"/>
            <w:adjustRightInd w:val="0"/>
            <w:spacing w:line="480" w:lineRule="auto"/>
          </w:pPr>
        </w:pPrChange>
      </w:pPr>
      <w:del w:id="93" w:author="Sherry Lake" w:date="2016-02-01T15:13:00Z">
        <w:r w:rsidRPr="00C0540F" w:rsidDel="00B276A3">
          <w:rPr>
            <w:rFonts w:cs="Calibri"/>
            <w:b/>
            <w:i/>
            <w:noProof/>
          </w:rPr>
          <w:delText>{ED: Place figure 6 here}</w:delText>
        </w:r>
      </w:del>
      <w:ins w:id="94" w:author="Sherry Lake" w:date="2016-02-01T15:13:00Z">
        <w:r w:rsidR="00B276A3">
          <w:rPr>
            <w:rFonts w:cs="Calibri"/>
            <w:b/>
            <w:i/>
            <w:noProof/>
          </w:rPr>
          <w:drawing>
            <wp:inline distT="0" distB="0" distL="0" distR="0" wp14:anchorId="795368FF" wp14:editId="39B3666D">
              <wp:extent cx="5475605" cy="2209800"/>
              <wp:effectExtent l="0" t="0" r="10795" b="0"/>
              <wp:docPr id="7" name="Picture 7" descr="UL-sah-mbair:Users:sah:Documents:DMVitals:DM Book Chapter:Lake-Sallans-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L-sah-mbair:Users:sah:Documents:DMVitals:DM Book Chapter:Lake-Sallans-0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5605" cy="2209800"/>
                      </a:xfrm>
                      <a:prstGeom prst="rect">
                        <a:avLst/>
                      </a:prstGeom>
                      <a:noFill/>
                      <a:ln>
                        <a:noFill/>
                      </a:ln>
                    </pic:spPr>
                  </pic:pic>
                </a:graphicData>
              </a:graphic>
            </wp:inline>
          </w:drawing>
        </w:r>
      </w:ins>
    </w:p>
    <w:p w14:paraId="231D6962" w14:textId="77777777" w:rsidR="008B4916" w:rsidRDefault="008B4916" w:rsidP="00B276A3">
      <w:pPr>
        <w:widowControl w:val="0"/>
        <w:tabs>
          <w:tab w:val="left" w:pos="220"/>
          <w:tab w:val="left" w:pos="720"/>
        </w:tabs>
        <w:autoSpaceDE w:val="0"/>
        <w:autoSpaceDN w:val="0"/>
        <w:adjustRightInd w:val="0"/>
        <w:spacing w:line="480" w:lineRule="auto"/>
        <w:jc w:val="center"/>
        <w:rPr>
          <w:ins w:id="95" w:author="Sherry Lake" w:date="2016-02-01T15:03:00Z"/>
        </w:rPr>
        <w:pPrChange w:id="96" w:author="Sherry Lake" w:date="2016-02-01T15:13:00Z">
          <w:pPr/>
        </w:pPrChange>
      </w:pPr>
      <w:ins w:id="97" w:author="Sherry Lake" w:date="2016-02-01T15:03:00Z">
        <w:r>
          <w:t xml:space="preserve">Figure 6: </w:t>
        </w:r>
        <w:proofErr w:type="spellStart"/>
        <w:r>
          <w:t>DMVitals</w:t>
        </w:r>
        <w:proofErr w:type="spellEnd"/>
        <w:r>
          <w:t xml:space="preserve"> Modification Flow</w:t>
        </w:r>
      </w:ins>
    </w:p>
    <w:p w14:paraId="14B520D5" w14:textId="77777777" w:rsidR="00E84919" w:rsidRPr="00C0540F" w:rsidRDefault="00E84919" w:rsidP="00C0540F">
      <w:pPr>
        <w:widowControl w:val="0"/>
        <w:autoSpaceDE w:val="0"/>
        <w:autoSpaceDN w:val="0"/>
        <w:adjustRightInd w:val="0"/>
        <w:spacing w:line="480" w:lineRule="auto"/>
        <w:rPr>
          <w:rFonts w:cs="Calibri"/>
        </w:rPr>
      </w:pPr>
    </w:p>
    <w:p w14:paraId="03B93CFC" w14:textId="4F2A373A" w:rsidR="00E84919" w:rsidRDefault="00C15A8A" w:rsidP="001F15AE">
      <w:pPr>
        <w:widowControl w:val="0"/>
        <w:autoSpaceDE w:val="0"/>
        <w:autoSpaceDN w:val="0"/>
        <w:adjustRightInd w:val="0"/>
        <w:spacing w:line="480" w:lineRule="auto"/>
        <w:ind w:firstLine="720"/>
        <w:rPr>
          <w:rFonts w:cs="Calibri"/>
        </w:rPr>
      </w:pPr>
      <w:r>
        <w:rPr>
          <w:rFonts w:cs="Calibri"/>
        </w:rPr>
        <w:t>The DMVitals tool will continue to un</w:t>
      </w:r>
      <w:r w:rsidR="00E126E9">
        <w:rPr>
          <w:rFonts w:cs="Calibri"/>
        </w:rPr>
        <w:t>dergo improvement to further evaluate whether the scoring accurately represents improved practices</w:t>
      </w:r>
      <w:r>
        <w:rPr>
          <w:rFonts w:cs="Calibri"/>
        </w:rPr>
        <w:t>.</w:t>
      </w:r>
      <w:r w:rsidR="00F05DE2">
        <w:rPr>
          <w:rFonts w:cs="Calibri"/>
        </w:rPr>
        <w:t xml:space="preserve"> </w:t>
      </w:r>
      <w:r>
        <w:rPr>
          <w:rFonts w:cs="Calibri"/>
        </w:rPr>
        <w:t xml:space="preserve">We recognize that </w:t>
      </w:r>
      <w:r w:rsidR="00E126E9">
        <w:rPr>
          <w:rFonts w:cs="Calibri"/>
        </w:rPr>
        <w:t xml:space="preserve">the </w:t>
      </w:r>
      <w:r>
        <w:rPr>
          <w:rFonts w:cs="Calibri"/>
        </w:rPr>
        <w:t>selection of assessment criteria, the calculation and weighting of scores, and how performance is communicated to the researcher</w:t>
      </w:r>
      <w:r w:rsidR="00E126E9">
        <w:rPr>
          <w:rFonts w:cs="Calibri"/>
        </w:rPr>
        <w:t xml:space="preserve"> must be done carefully in order to be effective as a communication tool with researchers</w:t>
      </w:r>
      <w:r>
        <w:rPr>
          <w:rFonts w:cs="Calibri"/>
        </w:rPr>
        <w:t>.</w:t>
      </w:r>
      <w:r w:rsidR="001F15AE">
        <w:rPr>
          <w:rFonts w:cs="Calibri"/>
        </w:rPr>
        <w:t xml:space="preserve"> </w:t>
      </w:r>
      <w:r>
        <w:rPr>
          <w:rFonts w:cs="Calibri"/>
        </w:rPr>
        <w:t xml:space="preserve">We plan for continued refinement of all steps, and </w:t>
      </w:r>
      <w:r w:rsidR="00443494">
        <w:rPr>
          <w:rFonts w:cs="Calibri"/>
        </w:rPr>
        <w:t xml:space="preserve">we </w:t>
      </w:r>
      <w:r>
        <w:rPr>
          <w:rFonts w:cs="Calibri"/>
        </w:rPr>
        <w:t>aim to produce a tool</w:t>
      </w:r>
      <w:r w:rsidR="00443494">
        <w:rPr>
          <w:rFonts w:cs="Calibri"/>
        </w:rPr>
        <w:t xml:space="preserve"> that</w:t>
      </w:r>
      <w:r>
        <w:rPr>
          <w:rFonts w:cs="Calibri"/>
        </w:rPr>
        <w:t xml:space="preserve"> offers value to both </w:t>
      </w:r>
      <w:r w:rsidR="00443494">
        <w:rPr>
          <w:rFonts w:cs="Calibri"/>
        </w:rPr>
        <w:t>DM</w:t>
      </w:r>
      <w:r>
        <w:rPr>
          <w:rFonts w:cs="Calibri"/>
        </w:rPr>
        <w:t xml:space="preserve"> support providers and the researchers who receive support.</w:t>
      </w:r>
    </w:p>
    <w:p w14:paraId="062097E3" w14:textId="4DC62878" w:rsidR="00DB62B4" w:rsidRDefault="00DB62B4" w:rsidP="001F15AE">
      <w:pPr>
        <w:widowControl w:val="0"/>
        <w:autoSpaceDE w:val="0"/>
        <w:autoSpaceDN w:val="0"/>
        <w:adjustRightInd w:val="0"/>
        <w:spacing w:line="480" w:lineRule="auto"/>
        <w:ind w:firstLine="720"/>
        <w:rPr>
          <w:ins w:id="98" w:author="Sherry Lake" w:date="2016-02-01T15:13:00Z"/>
          <w:rFonts w:cs="Calibri"/>
        </w:rPr>
      </w:pPr>
      <w:r>
        <w:rPr>
          <w:rFonts w:cs="Calibri"/>
        </w:rPr>
        <w:t>At the date of writing this chapter, this is still a prototype tool</w:t>
      </w:r>
      <w:r w:rsidR="00443494">
        <w:rPr>
          <w:rFonts w:cs="Calibri"/>
        </w:rPr>
        <w:t>,</w:t>
      </w:r>
      <w:r>
        <w:rPr>
          <w:rFonts w:cs="Calibri"/>
        </w:rPr>
        <w:t xml:space="preserve"> and we do not </w:t>
      </w:r>
      <w:r>
        <w:rPr>
          <w:rFonts w:cs="Calibri"/>
        </w:rPr>
        <w:lastRenderedPageBreak/>
        <w:t>yet have metrics to assess the impact or benefit of its use upon effective delivery of services.</w:t>
      </w:r>
      <w:r w:rsidR="00F05DE2">
        <w:rPr>
          <w:rFonts w:cs="Calibri"/>
        </w:rPr>
        <w:t xml:space="preserve"> </w:t>
      </w:r>
      <w:r>
        <w:rPr>
          <w:rFonts w:cs="Calibri"/>
        </w:rPr>
        <w:t xml:space="preserve">We are in </w:t>
      </w:r>
      <w:r w:rsidR="00443494">
        <w:rPr>
          <w:rFonts w:cs="Calibri"/>
        </w:rPr>
        <w:t xml:space="preserve">the </w:t>
      </w:r>
      <w:r>
        <w:rPr>
          <w:rFonts w:cs="Calibri"/>
        </w:rPr>
        <w:t xml:space="preserve">early planning phases for an expanded version of the tool, and </w:t>
      </w:r>
      <w:r w:rsidR="00443494">
        <w:rPr>
          <w:rFonts w:cs="Calibri"/>
        </w:rPr>
        <w:t xml:space="preserve">we </w:t>
      </w:r>
      <w:r>
        <w:rPr>
          <w:rFonts w:cs="Calibri"/>
        </w:rPr>
        <w:t>likely</w:t>
      </w:r>
      <w:r w:rsidR="00443494">
        <w:rPr>
          <w:rFonts w:cs="Calibri"/>
        </w:rPr>
        <w:t xml:space="preserve"> will</w:t>
      </w:r>
      <w:r>
        <w:rPr>
          <w:rFonts w:cs="Calibri"/>
        </w:rPr>
        <w:t xml:space="preserve"> integrat</w:t>
      </w:r>
      <w:r w:rsidR="00443494">
        <w:rPr>
          <w:rFonts w:cs="Calibri"/>
        </w:rPr>
        <w:t>e it</w:t>
      </w:r>
      <w:r>
        <w:rPr>
          <w:rFonts w:cs="Calibri"/>
        </w:rPr>
        <w:t xml:space="preserve"> with other broadly used interview models.</w:t>
      </w:r>
    </w:p>
    <w:p w14:paraId="67207E70" w14:textId="77777777" w:rsidR="00B276A3" w:rsidRDefault="00B276A3" w:rsidP="001F15AE">
      <w:pPr>
        <w:widowControl w:val="0"/>
        <w:autoSpaceDE w:val="0"/>
        <w:autoSpaceDN w:val="0"/>
        <w:adjustRightInd w:val="0"/>
        <w:spacing w:line="480" w:lineRule="auto"/>
        <w:ind w:firstLine="720"/>
        <w:rPr>
          <w:ins w:id="99" w:author="Sherry Lake" w:date="2016-02-01T15:13:00Z"/>
          <w:rFonts w:cs="Calibri"/>
        </w:rPr>
      </w:pPr>
    </w:p>
    <w:p w14:paraId="649F83E0" w14:textId="77777777" w:rsidR="00B276A3" w:rsidRDefault="00B276A3" w:rsidP="001F15AE">
      <w:pPr>
        <w:widowControl w:val="0"/>
        <w:autoSpaceDE w:val="0"/>
        <w:autoSpaceDN w:val="0"/>
        <w:adjustRightInd w:val="0"/>
        <w:spacing w:line="480" w:lineRule="auto"/>
        <w:ind w:firstLine="720"/>
        <w:rPr>
          <w:ins w:id="100" w:author="Sherry Lake" w:date="2016-02-01T15:13:00Z"/>
          <w:rFonts w:cs="Calibri"/>
        </w:rPr>
      </w:pPr>
    </w:p>
    <w:p w14:paraId="56930583" w14:textId="77777777" w:rsidR="00B276A3" w:rsidRPr="00C0540F" w:rsidRDefault="00B276A3" w:rsidP="001F15AE">
      <w:pPr>
        <w:widowControl w:val="0"/>
        <w:autoSpaceDE w:val="0"/>
        <w:autoSpaceDN w:val="0"/>
        <w:adjustRightInd w:val="0"/>
        <w:spacing w:line="480" w:lineRule="auto"/>
        <w:ind w:firstLine="720"/>
        <w:rPr>
          <w:rFonts w:cs="Calibri"/>
        </w:rPr>
      </w:pPr>
    </w:p>
    <w:p w14:paraId="74654C76" w14:textId="7022A532" w:rsidR="00E84919" w:rsidRPr="00C0540F" w:rsidDel="00F63596" w:rsidRDefault="00E84919" w:rsidP="00C0540F">
      <w:pPr>
        <w:widowControl w:val="0"/>
        <w:autoSpaceDE w:val="0"/>
        <w:autoSpaceDN w:val="0"/>
        <w:adjustRightInd w:val="0"/>
        <w:spacing w:line="480" w:lineRule="auto"/>
        <w:rPr>
          <w:del w:id="101" w:author="Sherry Lake" w:date="2016-02-01T14:51:00Z"/>
          <w:rFonts w:cs="Arial"/>
        </w:rPr>
      </w:pPr>
    </w:p>
    <w:p w14:paraId="371AE169" w14:textId="1404BD92" w:rsidR="00E84919" w:rsidRPr="00C0540F" w:rsidDel="00F63596" w:rsidRDefault="00E84919" w:rsidP="00C0540F">
      <w:pPr>
        <w:pStyle w:val="Normal1"/>
        <w:spacing w:line="480" w:lineRule="auto"/>
        <w:rPr>
          <w:del w:id="102" w:author="Sherry Lake" w:date="2016-02-01T14:51:00Z"/>
          <w:rFonts w:asciiTheme="minorHAnsi" w:hAnsiTheme="minorHAnsi"/>
          <w:sz w:val="24"/>
        </w:rPr>
      </w:pPr>
      <w:del w:id="103" w:author="Sherry Lake" w:date="2016-02-01T14:51:00Z">
        <w:r w:rsidRPr="00C0540F" w:rsidDel="00F63596">
          <w:rPr>
            <w:rFonts w:asciiTheme="minorHAnsi" w:hAnsiTheme="minorHAnsi"/>
            <w:b/>
            <w:sz w:val="24"/>
          </w:rPr>
          <w:delText xml:space="preserve">DMPTool: Guidance and Resources for </w:delText>
        </w:r>
        <w:r w:rsidR="00FA5672" w:rsidDel="00F63596">
          <w:rPr>
            <w:rFonts w:asciiTheme="minorHAnsi" w:hAnsiTheme="minorHAnsi"/>
            <w:b/>
            <w:sz w:val="24"/>
          </w:rPr>
          <w:delText>Y</w:delText>
        </w:r>
        <w:r w:rsidR="00FA5672" w:rsidRPr="00C0540F" w:rsidDel="00F63596">
          <w:rPr>
            <w:rFonts w:asciiTheme="minorHAnsi" w:hAnsiTheme="minorHAnsi"/>
            <w:b/>
            <w:sz w:val="24"/>
          </w:rPr>
          <w:delText xml:space="preserve">our </w:delText>
        </w:r>
        <w:r w:rsidRPr="00C0540F" w:rsidDel="00F63596">
          <w:rPr>
            <w:rFonts w:asciiTheme="minorHAnsi" w:hAnsiTheme="minorHAnsi"/>
            <w:b/>
            <w:sz w:val="24"/>
          </w:rPr>
          <w:delText>Data Management Plan</w:delText>
        </w:r>
      </w:del>
    </w:p>
    <w:p w14:paraId="2B8EBA61" w14:textId="77D4B198" w:rsidR="00E84919" w:rsidRPr="00C0540F" w:rsidDel="00F63596" w:rsidRDefault="00E84919" w:rsidP="00C0540F">
      <w:pPr>
        <w:pStyle w:val="Normal1"/>
        <w:spacing w:line="480" w:lineRule="auto"/>
        <w:rPr>
          <w:del w:id="104" w:author="Sherry Lake" w:date="2016-02-01T14:51:00Z"/>
          <w:rFonts w:asciiTheme="minorHAnsi" w:hAnsiTheme="minorHAnsi"/>
          <w:sz w:val="24"/>
        </w:rPr>
      </w:pPr>
      <w:del w:id="105" w:author="Sherry Lake" w:date="2016-02-01T14:51:00Z">
        <w:r w:rsidRPr="00C0540F" w:rsidDel="00F63596">
          <w:rPr>
            <w:rFonts w:asciiTheme="minorHAnsi" w:hAnsiTheme="minorHAnsi"/>
            <w:i/>
            <w:sz w:val="24"/>
          </w:rPr>
          <w:delText xml:space="preserve">Start </w:delText>
        </w:r>
        <w:r w:rsidR="00FA5672" w:rsidDel="00F63596">
          <w:rPr>
            <w:rFonts w:asciiTheme="minorHAnsi" w:hAnsiTheme="minorHAnsi"/>
            <w:i/>
            <w:sz w:val="24"/>
          </w:rPr>
          <w:delText>B</w:delText>
        </w:r>
        <w:r w:rsidR="00FA5672" w:rsidRPr="00C0540F" w:rsidDel="00F63596">
          <w:rPr>
            <w:rFonts w:asciiTheme="minorHAnsi" w:hAnsiTheme="minorHAnsi"/>
            <w:i/>
            <w:sz w:val="24"/>
          </w:rPr>
          <w:delText xml:space="preserve">uilding </w:delText>
        </w:r>
        <w:r w:rsidRPr="00C0540F" w:rsidDel="00F63596">
          <w:rPr>
            <w:rFonts w:asciiTheme="minorHAnsi" w:hAnsiTheme="minorHAnsi"/>
            <w:i/>
            <w:sz w:val="24"/>
          </w:rPr>
          <w:delText xml:space="preserve">a </w:delText>
        </w:r>
        <w:r w:rsidR="00FA5672" w:rsidDel="00F63596">
          <w:rPr>
            <w:rFonts w:asciiTheme="minorHAnsi" w:hAnsiTheme="minorHAnsi"/>
            <w:i/>
            <w:sz w:val="24"/>
          </w:rPr>
          <w:delText>F</w:delText>
        </w:r>
        <w:r w:rsidR="00FA5672" w:rsidRPr="00C0540F" w:rsidDel="00F63596">
          <w:rPr>
            <w:rFonts w:asciiTheme="minorHAnsi" w:hAnsiTheme="minorHAnsi"/>
            <w:i/>
            <w:sz w:val="24"/>
          </w:rPr>
          <w:delText>ramework</w:delText>
        </w:r>
      </w:del>
    </w:p>
    <w:p w14:paraId="3B74E63A" w14:textId="401563F1" w:rsidR="00E84919" w:rsidRPr="00C0540F" w:rsidDel="00F63596" w:rsidRDefault="00E84919" w:rsidP="00C0540F">
      <w:pPr>
        <w:pStyle w:val="Normal1"/>
        <w:spacing w:line="480" w:lineRule="auto"/>
        <w:rPr>
          <w:del w:id="106" w:author="Sherry Lake" w:date="2016-02-01T14:51:00Z"/>
          <w:rFonts w:asciiTheme="minorHAnsi" w:hAnsiTheme="minorHAnsi"/>
          <w:sz w:val="24"/>
        </w:rPr>
      </w:pPr>
      <w:del w:id="107" w:author="Sherry Lake" w:date="2016-02-01T14:51:00Z">
        <w:r w:rsidRPr="00C0540F" w:rsidDel="00F63596">
          <w:rPr>
            <w:rFonts w:asciiTheme="minorHAnsi" w:hAnsiTheme="minorHAnsi"/>
            <w:sz w:val="24"/>
          </w:rPr>
          <w:delText>Development of the DMPTool began in early 2011, utilizing in-kind contributions of effort and resources from founding partners</w:delText>
        </w:r>
        <w:r w:rsidR="003B5682" w:rsidDel="00F63596">
          <w:rPr>
            <w:rFonts w:asciiTheme="minorHAnsi" w:hAnsiTheme="minorHAnsi"/>
            <w:sz w:val="24"/>
          </w:rPr>
          <w:delText xml:space="preserve"> (see Acknowledgements)</w:delText>
        </w:r>
        <w:r w:rsidRPr="00C0540F" w:rsidDel="00F63596">
          <w:rPr>
            <w:rFonts w:asciiTheme="minorHAnsi" w:hAnsiTheme="minorHAnsi"/>
            <w:sz w:val="24"/>
          </w:rPr>
          <w:delText xml:space="preserve">, and </w:delText>
        </w:r>
        <w:r w:rsidR="00280A8C" w:rsidRPr="00C0540F" w:rsidDel="00F63596">
          <w:rPr>
            <w:rFonts w:asciiTheme="minorHAnsi" w:hAnsiTheme="minorHAnsi"/>
            <w:sz w:val="24"/>
          </w:rPr>
          <w:delText>led to</w:delText>
        </w:r>
        <w:r w:rsidRPr="00C0540F" w:rsidDel="00F63596">
          <w:rPr>
            <w:rFonts w:asciiTheme="minorHAnsi" w:hAnsiTheme="minorHAnsi"/>
            <w:sz w:val="24"/>
          </w:rPr>
          <w:delText xml:space="preserve"> </w:delText>
        </w:r>
        <w:r w:rsidR="00F21FD0" w:rsidDel="00F63596">
          <w:rPr>
            <w:rFonts w:asciiTheme="minorHAnsi" w:hAnsiTheme="minorHAnsi"/>
            <w:sz w:val="24"/>
          </w:rPr>
          <w:delText xml:space="preserve">the </w:delText>
        </w:r>
        <w:r w:rsidR="00280A8C" w:rsidRPr="00C0540F" w:rsidDel="00F63596">
          <w:rPr>
            <w:rFonts w:asciiTheme="minorHAnsi" w:hAnsiTheme="minorHAnsi"/>
            <w:sz w:val="24"/>
          </w:rPr>
          <w:delText xml:space="preserve">release of </w:delText>
        </w:r>
        <w:r w:rsidRPr="00C0540F" w:rsidDel="00F63596">
          <w:rPr>
            <w:rFonts w:asciiTheme="minorHAnsi" w:hAnsiTheme="minorHAnsi"/>
            <w:sz w:val="24"/>
          </w:rPr>
          <w:delText>a production version in October 2011</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During this first phase, software development was led by partners at the California Digital Library’s UC Curation Center (UC3), content/workflow was led by partners at the University of Virginia Library, authentication/integration was led by partners at the University of Illinois</w:delText>
        </w:r>
        <w:r w:rsidR="00D40183" w:rsidDel="00F63596">
          <w:rPr>
            <w:rFonts w:asciiTheme="minorHAnsi" w:hAnsiTheme="minorHAnsi"/>
            <w:sz w:val="24"/>
          </w:rPr>
          <w:delText xml:space="preserve"> at </w:delText>
        </w:r>
        <w:r w:rsidRPr="00C0540F" w:rsidDel="00F63596">
          <w:rPr>
            <w:rFonts w:asciiTheme="minorHAnsi" w:hAnsiTheme="minorHAnsi"/>
            <w:sz w:val="24"/>
          </w:rPr>
          <w:delText>Urbana Champaign, and additional oversight and planning came from partners at Digital Curation Centre</w:delText>
        </w:r>
        <w:r w:rsidR="00DA24F8" w:rsidDel="00F63596">
          <w:rPr>
            <w:rFonts w:asciiTheme="minorHAnsi" w:hAnsiTheme="minorHAnsi"/>
            <w:sz w:val="24"/>
          </w:rPr>
          <w:delText xml:space="preserve"> (U</w:delText>
        </w:r>
        <w:r w:rsidR="00D40183" w:rsidDel="00F63596">
          <w:rPr>
            <w:rFonts w:asciiTheme="minorHAnsi" w:hAnsiTheme="minorHAnsi"/>
            <w:sz w:val="24"/>
          </w:rPr>
          <w:delText xml:space="preserve">nited </w:delText>
        </w:r>
        <w:r w:rsidR="00DA24F8" w:rsidDel="00F63596">
          <w:rPr>
            <w:rFonts w:asciiTheme="minorHAnsi" w:hAnsiTheme="minorHAnsi"/>
            <w:sz w:val="24"/>
          </w:rPr>
          <w:delText>K</w:delText>
        </w:r>
        <w:r w:rsidR="00D40183" w:rsidDel="00F63596">
          <w:rPr>
            <w:rFonts w:asciiTheme="minorHAnsi" w:hAnsiTheme="minorHAnsi"/>
            <w:sz w:val="24"/>
          </w:rPr>
          <w:delText>ingdom</w:delText>
        </w:r>
        <w:r w:rsidR="00DA24F8" w:rsidDel="00F63596">
          <w:rPr>
            <w:rFonts w:asciiTheme="minorHAnsi" w:hAnsiTheme="minorHAnsi"/>
            <w:sz w:val="24"/>
          </w:rPr>
          <w:delText>)</w:delText>
        </w:r>
        <w:r w:rsidRPr="00C0540F" w:rsidDel="00F63596">
          <w:rPr>
            <w:rFonts w:asciiTheme="minorHAnsi" w:hAnsiTheme="minorHAnsi"/>
            <w:sz w:val="24"/>
          </w:rPr>
          <w:delText>, Smithsonian Institution, University of California-Los Angeles, and University of California-San Diego</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 xml:space="preserve">Upon initial release, the tool included support for all specified requirements from the </w:delText>
        </w:r>
        <w:r w:rsidR="00D40183" w:rsidDel="00F63596">
          <w:rPr>
            <w:rFonts w:asciiTheme="minorHAnsi" w:hAnsiTheme="minorHAnsi"/>
            <w:sz w:val="24"/>
          </w:rPr>
          <w:delText>NSF</w:delText>
        </w:r>
        <w:r w:rsidRPr="00C0540F" w:rsidDel="00F63596">
          <w:rPr>
            <w:rFonts w:asciiTheme="minorHAnsi" w:hAnsiTheme="minorHAnsi"/>
            <w:sz w:val="24"/>
          </w:rPr>
          <w:delText>, and</w:delText>
        </w:r>
        <w:r w:rsidR="00D40183" w:rsidDel="00F63596">
          <w:rPr>
            <w:rFonts w:asciiTheme="minorHAnsi" w:hAnsiTheme="minorHAnsi"/>
            <w:sz w:val="24"/>
          </w:rPr>
          <w:delText xml:space="preserve"> it</w:delText>
        </w:r>
        <w:r w:rsidRPr="00C0540F" w:rsidDel="00F63596">
          <w:rPr>
            <w:rFonts w:asciiTheme="minorHAnsi" w:hAnsiTheme="minorHAnsi"/>
            <w:sz w:val="24"/>
          </w:rPr>
          <w:delText xml:space="preserve"> has since expanded to include requirements from the National Institutes </w:delText>
        </w:r>
        <w:r w:rsidR="00D40183" w:rsidDel="00F63596">
          <w:rPr>
            <w:rFonts w:asciiTheme="minorHAnsi" w:hAnsiTheme="minorHAnsi"/>
            <w:sz w:val="24"/>
          </w:rPr>
          <w:delText>of</w:delText>
        </w:r>
        <w:r w:rsidR="00D40183" w:rsidRPr="00C0540F" w:rsidDel="00F63596">
          <w:rPr>
            <w:rFonts w:asciiTheme="minorHAnsi" w:hAnsiTheme="minorHAnsi"/>
            <w:sz w:val="24"/>
          </w:rPr>
          <w:delText xml:space="preserve"> </w:delText>
        </w:r>
        <w:r w:rsidRPr="00C0540F" w:rsidDel="00F63596">
          <w:rPr>
            <w:rFonts w:asciiTheme="minorHAnsi" w:hAnsiTheme="minorHAnsi"/>
            <w:sz w:val="24"/>
          </w:rPr>
          <w:delText>Health</w:delText>
        </w:r>
        <w:r w:rsidR="00D40183" w:rsidDel="00F63596">
          <w:rPr>
            <w:rFonts w:asciiTheme="minorHAnsi" w:hAnsiTheme="minorHAnsi"/>
            <w:sz w:val="24"/>
          </w:rPr>
          <w:delText xml:space="preserve"> (NIH)</w:delText>
        </w:r>
        <w:r w:rsidRPr="00C0540F" w:rsidDel="00F63596">
          <w:rPr>
            <w:rFonts w:asciiTheme="minorHAnsi" w:hAnsiTheme="minorHAnsi"/>
            <w:sz w:val="24"/>
          </w:rPr>
          <w:delText>, the Institute of Museum and Library Services</w:delText>
        </w:r>
        <w:r w:rsidR="00D40183" w:rsidDel="00F63596">
          <w:rPr>
            <w:rFonts w:asciiTheme="minorHAnsi" w:hAnsiTheme="minorHAnsi"/>
            <w:sz w:val="24"/>
          </w:rPr>
          <w:delText xml:space="preserve"> (IMLS)</w:delText>
        </w:r>
        <w:r w:rsidRPr="00C0540F" w:rsidDel="00F63596">
          <w:rPr>
            <w:rFonts w:asciiTheme="minorHAnsi" w:hAnsiTheme="minorHAnsi"/>
            <w:sz w:val="24"/>
          </w:rPr>
          <w:delText>, as well as other funders</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 xml:space="preserve">The core philosophy behind the DMPTool approach </w:delText>
        </w:r>
        <w:r w:rsidR="00280A8C" w:rsidRPr="00C0540F" w:rsidDel="00F63596">
          <w:rPr>
            <w:rFonts w:asciiTheme="minorHAnsi" w:hAnsiTheme="minorHAnsi"/>
            <w:sz w:val="24"/>
          </w:rPr>
          <w:delText>is</w:delText>
        </w:r>
        <w:r w:rsidRPr="00C0540F" w:rsidDel="00F63596">
          <w:rPr>
            <w:rFonts w:asciiTheme="minorHAnsi" w:hAnsiTheme="minorHAnsi"/>
            <w:sz w:val="24"/>
          </w:rPr>
          <w:delText xml:space="preserve"> to: 1) help researchers create a quality and compliant </w:delText>
        </w:r>
        <w:r w:rsidR="00D40183" w:rsidDel="00F63596">
          <w:rPr>
            <w:rFonts w:asciiTheme="minorHAnsi" w:hAnsiTheme="minorHAnsi"/>
            <w:sz w:val="24"/>
          </w:rPr>
          <w:delText>DMP</w:delText>
        </w:r>
        <w:r w:rsidRPr="00C0540F" w:rsidDel="00F63596">
          <w:rPr>
            <w:rFonts w:asciiTheme="minorHAnsi" w:hAnsiTheme="minorHAnsi"/>
            <w:sz w:val="24"/>
          </w:rPr>
          <w:delText>, and 2) inform researchers of resources and local support services available to assist with their data management planning needs</w:delText>
        </w:r>
        <w:r w:rsidR="007A3A5F" w:rsidRPr="00C0540F" w:rsidDel="00F63596">
          <w:rPr>
            <w:rFonts w:asciiTheme="minorHAnsi" w:hAnsiTheme="minorHAnsi"/>
            <w:sz w:val="24"/>
          </w:rPr>
          <w:delText xml:space="preserve">. </w:delText>
        </w:r>
      </w:del>
    </w:p>
    <w:p w14:paraId="0EB1135E" w14:textId="0FA7DB96" w:rsidR="00E84919" w:rsidRPr="00C0540F" w:rsidDel="00F63596" w:rsidRDefault="00E84919" w:rsidP="00C0540F">
      <w:pPr>
        <w:pStyle w:val="Normal1"/>
        <w:spacing w:line="480" w:lineRule="auto"/>
        <w:rPr>
          <w:del w:id="108" w:author="Sherry Lake" w:date="2016-02-01T14:51:00Z"/>
          <w:rFonts w:asciiTheme="minorHAnsi" w:hAnsiTheme="minorHAnsi"/>
          <w:sz w:val="24"/>
        </w:rPr>
      </w:pPr>
    </w:p>
    <w:p w14:paraId="3A40BDE3" w14:textId="0186293F" w:rsidR="00E84919" w:rsidRPr="00C0540F" w:rsidDel="00F63596" w:rsidRDefault="00E84919" w:rsidP="00C0540F">
      <w:pPr>
        <w:pStyle w:val="Normal1"/>
        <w:spacing w:line="480" w:lineRule="auto"/>
        <w:rPr>
          <w:del w:id="109" w:author="Sherry Lake" w:date="2016-02-01T14:51:00Z"/>
          <w:rFonts w:asciiTheme="minorHAnsi" w:hAnsiTheme="minorHAnsi"/>
          <w:sz w:val="24"/>
        </w:rPr>
      </w:pPr>
      <w:del w:id="110" w:author="Sherry Lake" w:date="2016-02-01T14:51:00Z">
        <w:r w:rsidRPr="00C0540F" w:rsidDel="00F63596">
          <w:rPr>
            <w:rFonts w:asciiTheme="minorHAnsi" w:hAnsiTheme="minorHAnsi"/>
            <w:i/>
            <w:sz w:val="24"/>
          </w:rPr>
          <w:delText xml:space="preserve">Embrace a </w:delText>
        </w:r>
        <w:r w:rsidR="00FA5672" w:rsidDel="00F63596">
          <w:rPr>
            <w:rFonts w:asciiTheme="minorHAnsi" w:hAnsiTheme="minorHAnsi"/>
            <w:i/>
            <w:sz w:val="24"/>
          </w:rPr>
          <w:delText>C</w:delText>
        </w:r>
        <w:r w:rsidR="00FA5672" w:rsidRPr="00C0540F" w:rsidDel="00F63596">
          <w:rPr>
            <w:rFonts w:asciiTheme="minorHAnsi" w:hAnsiTheme="minorHAnsi"/>
            <w:i/>
            <w:sz w:val="24"/>
          </w:rPr>
          <w:delText xml:space="preserve">ommunity </w:delText>
        </w:r>
        <w:r w:rsidR="00FA5672" w:rsidDel="00F63596">
          <w:rPr>
            <w:rFonts w:asciiTheme="minorHAnsi" w:hAnsiTheme="minorHAnsi"/>
            <w:i/>
            <w:sz w:val="24"/>
          </w:rPr>
          <w:delText>Support M</w:delText>
        </w:r>
        <w:r w:rsidR="00FA5672" w:rsidRPr="00C0540F" w:rsidDel="00F63596">
          <w:rPr>
            <w:rFonts w:asciiTheme="minorHAnsi" w:hAnsiTheme="minorHAnsi"/>
            <w:i/>
            <w:sz w:val="24"/>
          </w:rPr>
          <w:delText>odel</w:delText>
        </w:r>
      </w:del>
    </w:p>
    <w:p w14:paraId="2B10C6E1" w14:textId="1ABCE2B3" w:rsidR="00167598" w:rsidRPr="00C0540F" w:rsidDel="00F63596" w:rsidRDefault="00F41D08" w:rsidP="00C0540F">
      <w:pPr>
        <w:pStyle w:val="Normal1"/>
        <w:spacing w:line="480" w:lineRule="auto"/>
        <w:rPr>
          <w:del w:id="111" w:author="Sherry Lake" w:date="2016-02-01T14:51:00Z"/>
          <w:rFonts w:asciiTheme="minorHAnsi" w:hAnsiTheme="minorHAnsi"/>
          <w:sz w:val="24"/>
        </w:rPr>
      </w:pPr>
      <w:del w:id="112" w:author="Sherry Lake" w:date="2016-02-01T14:51:00Z">
        <w:r w:rsidRPr="00C0540F" w:rsidDel="00F63596">
          <w:rPr>
            <w:rFonts w:asciiTheme="minorHAnsi" w:hAnsiTheme="minorHAnsi"/>
            <w:sz w:val="24"/>
          </w:rPr>
          <w:delText>Following successes in the first year, the team recognized a need to expand and embrace broader community participation.</w:delText>
        </w:r>
        <w:r w:rsidR="00F05DE2" w:rsidDel="00F63596">
          <w:rPr>
            <w:rFonts w:asciiTheme="minorHAnsi" w:hAnsiTheme="minorHAnsi"/>
            <w:sz w:val="24"/>
          </w:rPr>
          <w:delText xml:space="preserve"> </w:delText>
        </w:r>
        <w:r w:rsidRPr="00C0540F" w:rsidDel="00F63596">
          <w:rPr>
            <w:rFonts w:asciiTheme="minorHAnsi" w:hAnsiTheme="minorHAnsi"/>
            <w:sz w:val="24"/>
          </w:rPr>
          <w:delText xml:space="preserve">To facilitate the process, the </w:delText>
        </w:r>
        <w:r w:rsidR="00167598" w:rsidRPr="00C0540F" w:rsidDel="00F63596">
          <w:rPr>
            <w:rFonts w:asciiTheme="minorHAnsi" w:hAnsiTheme="minorHAnsi"/>
            <w:sz w:val="24"/>
          </w:rPr>
          <w:delText>DMPTool Alliance was formed in July 2012</w:delText>
        </w:r>
        <w:r w:rsidRPr="00C0540F" w:rsidDel="00F63596">
          <w:rPr>
            <w:rFonts w:asciiTheme="minorHAnsi" w:hAnsiTheme="minorHAnsi"/>
            <w:sz w:val="24"/>
          </w:rPr>
          <w:delText>, and community building and outreach was placed as a high priority for all future efforts</w:delText>
        </w:r>
        <w:r w:rsidR="00167598" w:rsidRPr="00C0540F" w:rsidDel="00F63596">
          <w:rPr>
            <w:rFonts w:asciiTheme="minorHAnsi" w:hAnsiTheme="minorHAnsi"/>
            <w:sz w:val="24"/>
          </w:rPr>
          <w:delText>.</w:delText>
        </w:r>
        <w:r w:rsidRPr="00C0540F" w:rsidDel="00F63596">
          <w:rPr>
            <w:rFonts w:asciiTheme="minorHAnsi" w:hAnsiTheme="minorHAnsi"/>
            <w:sz w:val="24"/>
          </w:rPr>
          <w:delText xml:space="preserve"> </w:delText>
        </w:r>
        <w:r w:rsidR="008F395F" w:rsidDel="00F63596">
          <w:rPr>
            <w:rFonts w:asciiTheme="minorHAnsi" w:hAnsiTheme="minorHAnsi"/>
            <w:sz w:val="24"/>
          </w:rPr>
          <w:delText xml:space="preserve">In January 2013, the DMPTool partners were awarded a grant from the Alfred P. Sloan </w:delText>
        </w:r>
        <w:r w:rsidR="007526DA" w:rsidDel="00F63596">
          <w:rPr>
            <w:rFonts w:asciiTheme="minorHAnsi" w:hAnsiTheme="minorHAnsi"/>
            <w:sz w:val="24"/>
          </w:rPr>
          <w:delText>Foundation</w:delText>
        </w:r>
        <w:r w:rsidR="008F395F" w:rsidDel="00F63596">
          <w:rPr>
            <w:rFonts w:asciiTheme="minorHAnsi" w:hAnsiTheme="minorHAnsi"/>
            <w:sz w:val="24"/>
          </w:rPr>
          <w:delText xml:space="preserve"> to fund further development of the DMPTool.</w:delText>
        </w:r>
        <w:r w:rsidR="00F05DE2" w:rsidDel="00F63596">
          <w:rPr>
            <w:rFonts w:asciiTheme="minorHAnsi" w:hAnsiTheme="minorHAnsi"/>
            <w:sz w:val="24"/>
          </w:rPr>
          <w:delText xml:space="preserve"> </w:delText>
        </w:r>
        <w:r w:rsidR="00A647DA" w:rsidDel="00F63596">
          <w:rPr>
            <w:rFonts w:asciiTheme="minorHAnsi" w:hAnsiTheme="minorHAnsi"/>
            <w:sz w:val="24"/>
          </w:rPr>
          <w:delText xml:space="preserve">In support of the </w:delText>
        </w:r>
        <w:r w:rsidR="008F395F" w:rsidDel="00F63596">
          <w:rPr>
            <w:rFonts w:asciiTheme="minorHAnsi" w:hAnsiTheme="minorHAnsi"/>
            <w:sz w:val="24"/>
          </w:rPr>
          <w:delText>grant</w:delText>
        </w:r>
        <w:r w:rsidR="00167598" w:rsidRPr="00C0540F" w:rsidDel="00F63596">
          <w:rPr>
            <w:rFonts w:asciiTheme="minorHAnsi" w:hAnsiTheme="minorHAnsi"/>
            <w:sz w:val="24"/>
          </w:rPr>
          <w:delText xml:space="preserve">, the </w:delText>
        </w:r>
        <w:r w:rsidRPr="00C0540F" w:rsidDel="00F63596">
          <w:rPr>
            <w:rFonts w:asciiTheme="minorHAnsi" w:hAnsiTheme="minorHAnsi"/>
            <w:sz w:val="24"/>
          </w:rPr>
          <w:delText xml:space="preserve">DMPTool Alliance </w:delText>
        </w:r>
        <w:r w:rsidR="00167598" w:rsidRPr="00C0540F" w:rsidDel="00F63596">
          <w:rPr>
            <w:rFonts w:asciiTheme="minorHAnsi" w:hAnsiTheme="minorHAnsi"/>
            <w:sz w:val="24"/>
          </w:rPr>
          <w:delText xml:space="preserve">will be fully implemented over the course of 2013. This </w:delText>
        </w:r>
        <w:r w:rsidRPr="00C0540F" w:rsidDel="00F63596">
          <w:rPr>
            <w:rFonts w:asciiTheme="minorHAnsi" w:hAnsiTheme="minorHAnsi"/>
            <w:sz w:val="24"/>
          </w:rPr>
          <w:delText xml:space="preserve">community </w:delText>
        </w:r>
        <w:r w:rsidR="00167598" w:rsidRPr="00C0540F" w:rsidDel="00F63596">
          <w:rPr>
            <w:rFonts w:asciiTheme="minorHAnsi" w:hAnsiTheme="minorHAnsi"/>
            <w:sz w:val="24"/>
          </w:rPr>
          <w:delText xml:space="preserve">model draws upon the expertise and resource contributions of original team members and institutions, but also </w:delText>
        </w:r>
        <w:r w:rsidRPr="00C0540F" w:rsidDel="00F63596">
          <w:rPr>
            <w:rFonts w:asciiTheme="minorHAnsi" w:hAnsiTheme="minorHAnsi"/>
            <w:sz w:val="24"/>
          </w:rPr>
          <w:delText>provides structure fo</w:delText>
        </w:r>
        <w:r w:rsidR="00167598" w:rsidRPr="00C0540F" w:rsidDel="00F63596">
          <w:rPr>
            <w:rFonts w:asciiTheme="minorHAnsi" w:hAnsiTheme="minorHAnsi"/>
            <w:sz w:val="24"/>
          </w:rPr>
          <w:delText xml:space="preserve">r participation </w:delText>
        </w:r>
        <w:r w:rsidRPr="00C0540F" w:rsidDel="00F63596">
          <w:rPr>
            <w:rFonts w:asciiTheme="minorHAnsi" w:hAnsiTheme="minorHAnsi"/>
            <w:sz w:val="24"/>
          </w:rPr>
          <w:delText>from</w:delText>
        </w:r>
        <w:r w:rsidR="00167598" w:rsidRPr="00C0540F" w:rsidDel="00F63596">
          <w:rPr>
            <w:rFonts w:asciiTheme="minorHAnsi" w:hAnsiTheme="minorHAnsi"/>
            <w:sz w:val="24"/>
          </w:rPr>
          <w:delText xml:space="preserve"> the broader community of stakeholders. It includes decision-making processes, roles and responsibilities, terms of participation, and commitments to standards of operation within the alliance, and is a central underpinning to the future strength of the DMPTool</w:delText>
        </w:r>
        <w:r w:rsidRPr="00C0540F" w:rsidDel="00F63596">
          <w:rPr>
            <w:rFonts w:asciiTheme="minorHAnsi" w:hAnsiTheme="minorHAnsi"/>
            <w:sz w:val="24"/>
          </w:rPr>
          <w:delText xml:space="preserve"> and </w:delText>
        </w:r>
        <w:r w:rsidR="00D40183" w:rsidRPr="00C0540F" w:rsidDel="00F63596">
          <w:rPr>
            <w:rFonts w:asciiTheme="minorHAnsi" w:hAnsiTheme="minorHAnsi"/>
            <w:sz w:val="24"/>
          </w:rPr>
          <w:delText>its</w:delText>
        </w:r>
        <w:r w:rsidRPr="00C0540F" w:rsidDel="00F63596">
          <w:rPr>
            <w:rFonts w:asciiTheme="minorHAnsi" w:hAnsiTheme="minorHAnsi"/>
            <w:sz w:val="24"/>
          </w:rPr>
          <w:delText xml:space="preserve"> member community. At this point, the a</w:delText>
        </w:r>
        <w:r w:rsidR="00167598" w:rsidRPr="00C0540F" w:rsidDel="00F63596">
          <w:rPr>
            <w:rFonts w:asciiTheme="minorHAnsi" w:hAnsiTheme="minorHAnsi"/>
            <w:sz w:val="24"/>
          </w:rPr>
          <w:delText>lliance plans to avoid a fee-based service model, and instead continue forward with an open-governance, shared</w:delText>
        </w:r>
        <w:r w:rsidR="00D40183" w:rsidDel="00F63596">
          <w:rPr>
            <w:rFonts w:asciiTheme="minorHAnsi" w:hAnsiTheme="minorHAnsi"/>
            <w:sz w:val="24"/>
          </w:rPr>
          <w:delText>-</w:delText>
        </w:r>
        <w:r w:rsidR="00167598" w:rsidRPr="00C0540F" w:rsidDel="00F63596">
          <w:rPr>
            <w:rFonts w:asciiTheme="minorHAnsi" w:hAnsiTheme="minorHAnsi"/>
            <w:sz w:val="24"/>
          </w:rPr>
          <w:delText>resource, and grant-funded approach.</w:delText>
        </w:r>
      </w:del>
    </w:p>
    <w:p w14:paraId="7B149125" w14:textId="50CB0DD6" w:rsidR="00E84919" w:rsidRPr="00C0540F" w:rsidDel="00F63596" w:rsidRDefault="00E84919" w:rsidP="001F15AE">
      <w:pPr>
        <w:pStyle w:val="Normal1"/>
        <w:spacing w:line="480" w:lineRule="auto"/>
        <w:ind w:firstLine="360"/>
        <w:rPr>
          <w:del w:id="113" w:author="Sherry Lake" w:date="2016-02-01T14:51:00Z"/>
          <w:rFonts w:asciiTheme="minorHAnsi" w:hAnsiTheme="minorHAnsi"/>
          <w:sz w:val="24"/>
        </w:rPr>
      </w:pPr>
      <w:del w:id="114" w:author="Sherry Lake" w:date="2016-02-01T14:51:00Z">
        <w:r w:rsidRPr="00C0540F" w:rsidDel="00F63596">
          <w:rPr>
            <w:rFonts w:asciiTheme="minorHAnsi" w:hAnsiTheme="minorHAnsi"/>
            <w:sz w:val="24"/>
          </w:rPr>
          <w:delText>From our perspective, the DMPTool offers a way for all information professionals to engage with researchers in the data management planning process</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Recognizing that all organizations are at different points in the service development process, a support provider might use the service in the following ways:</w:delText>
        </w:r>
        <w:r w:rsidR="00F05DE2" w:rsidDel="00F63596">
          <w:rPr>
            <w:rFonts w:asciiTheme="minorHAnsi" w:hAnsiTheme="minorHAnsi"/>
            <w:sz w:val="24"/>
          </w:rPr>
          <w:delText xml:space="preserve"> </w:delText>
        </w:r>
      </w:del>
    </w:p>
    <w:p w14:paraId="5F11229D" w14:textId="1C1A863C" w:rsidR="00E84919" w:rsidRPr="00C0540F" w:rsidDel="00F63596" w:rsidRDefault="00E84919" w:rsidP="00903CD8">
      <w:pPr>
        <w:pStyle w:val="Normal1"/>
        <w:numPr>
          <w:ilvl w:val="0"/>
          <w:numId w:val="8"/>
        </w:numPr>
        <w:spacing w:line="480" w:lineRule="auto"/>
        <w:ind w:left="720"/>
        <w:rPr>
          <w:del w:id="115" w:author="Sherry Lake" w:date="2016-02-01T14:51:00Z"/>
          <w:rFonts w:asciiTheme="minorHAnsi" w:hAnsiTheme="minorHAnsi"/>
          <w:sz w:val="24"/>
        </w:rPr>
      </w:pPr>
      <w:del w:id="116" w:author="Sherry Lake" w:date="2016-02-01T14:51:00Z">
        <w:r w:rsidRPr="00C0540F" w:rsidDel="00F63596">
          <w:rPr>
            <w:rFonts w:asciiTheme="minorHAnsi" w:hAnsiTheme="minorHAnsi"/>
            <w:sz w:val="24"/>
          </w:rPr>
          <w:delText>An organization without staff allocated to data management support services can promote the DMPTool as the main service point, provide links to policies, storage, and other related institutional services and resources, and can begin to foster a discussion and effort at coordinating institutional support providers and services</w:delText>
        </w:r>
        <w:r w:rsidR="00D40183" w:rsidDel="00F63596">
          <w:rPr>
            <w:rFonts w:asciiTheme="minorHAnsi" w:hAnsiTheme="minorHAnsi"/>
            <w:sz w:val="24"/>
          </w:rPr>
          <w:delText>.</w:delText>
        </w:r>
      </w:del>
    </w:p>
    <w:p w14:paraId="2F69C9B6" w14:textId="31D849F7" w:rsidR="00E84919" w:rsidRPr="00C0540F" w:rsidDel="00F63596" w:rsidRDefault="00E84919" w:rsidP="00903CD8">
      <w:pPr>
        <w:pStyle w:val="Normal1"/>
        <w:numPr>
          <w:ilvl w:val="0"/>
          <w:numId w:val="8"/>
        </w:numPr>
        <w:spacing w:line="480" w:lineRule="auto"/>
        <w:ind w:left="720"/>
        <w:rPr>
          <w:del w:id="117" w:author="Sherry Lake" w:date="2016-02-01T14:51:00Z"/>
          <w:rFonts w:asciiTheme="minorHAnsi" w:hAnsiTheme="minorHAnsi"/>
          <w:sz w:val="24"/>
        </w:rPr>
      </w:pPr>
      <w:del w:id="118" w:author="Sherry Lake" w:date="2016-02-01T14:51:00Z">
        <w:r w:rsidRPr="00C0540F" w:rsidDel="00F63596">
          <w:rPr>
            <w:rFonts w:asciiTheme="minorHAnsi" w:hAnsiTheme="minorHAnsi"/>
            <w:sz w:val="24"/>
          </w:rPr>
          <w:delText xml:space="preserve">An organization with </w:delText>
        </w:r>
        <w:r w:rsidR="00E126E9" w:rsidDel="00F63596">
          <w:rPr>
            <w:rFonts w:asciiTheme="minorHAnsi" w:hAnsiTheme="minorHAnsi"/>
            <w:sz w:val="24"/>
          </w:rPr>
          <w:delText>a small</w:delText>
        </w:r>
        <w:r w:rsidRPr="00C0540F" w:rsidDel="00F63596">
          <w:rPr>
            <w:rFonts w:asciiTheme="minorHAnsi" w:hAnsiTheme="minorHAnsi"/>
            <w:sz w:val="24"/>
          </w:rPr>
          <w:delText xml:space="preserve"> staff allocated to data management support services can gain some efficiency in repetitive or redundant tasks, allowing for more engagement with researchers</w:delText>
        </w:r>
        <w:r w:rsidR="00D40183" w:rsidDel="00F63596">
          <w:rPr>
            <w:rFonts w:asciiTheme="minorHAnsi" w:hAnsiTheme="minorHAnsi"/>
            <w:sz w:val="24"/>
          </w:rPr>
          <w:delText>.</w:delText>
        </w:r>
      </w:del>
    </w:p>
    <w:p w14:paraId="086C1B72" w14:textId="345D7B8C" w:rsidR="00E84919" w:rsidRPr="00C0540F" w:rsidDel="00F63596" w:rsidRDefault="00E84919" w:rsidP="00903CD8">
      <w:pPr>
        <w:pStyle w:val="Normal1"/>
        <w:numPr>
          <w:ilvl w:val="0"/>
          <w:numId w:val="8"/>
        </w:numPr>
        <w:spacing w:line="480" w:lineRule="auto"/>
        <w:ind w:left="720"/>
        <w:rPr>
          <w:del w:id="119" w:author="Sherry Lake" w:date="2016-02-01T14:51:00Z"/>
          <w:rFonts w:asciiTheme="minorHAnsi" w:hAnsiTheme="minorHAnsi"/>
          <w:sz w:val="24"/>
        </w:rPr>
      </w:pPr>
      <w:del w:id="120" w:author="Sherry Lake" w:date="2016-02-01T14:51:00Z">
        <w:r w:rsidRPr="00C0540F" w:rsidDel="00F63596">
          <w:rPr>
            <w:rFonts w:asciiTheme="minorHAnsi" w:hAnsiTheme="minorHAnsi"/>
            <w:sz w:val="24"/>
          </w:rPr>
          <w:delText>An organization with a larger staff allocated to data management support services can use the DMPTool as a means of scaling and off-loading basic, repetitive tasks, allowing for more focus on high-value interactions, service architecture issues, and support for implementation of data management improvements.</w:delText>
        </w:r>
      </w:del>
    </w:p>
    <w:p w14:paraId="36658D1A" w14:textId="029EC62F" w:rsidR="00E84919" w:rsidRPr="00C0540F" w:rsidDel="00F63596" w:rsidRDefault="00E84919" w:rsidP="00C0540F">
      <w:pPr>
        <w:pStyle w:val="Normal1"/>
        <w:spacing w:line="480" w:lineRule="auto"/>
        <w:rPr>
          <w:del w:id="121" w:author="Sherry Lake" w:date="2016-02-01T14:51:00Z"/>
          <w:rFonts w:asciiTheme="minorHAnsi" w:hAnsiTheme="minorHAnsi"/>
          <w:sz w:val="24"/>
        </w:rPr>
      </w:pPr>
      <w:del w:id="122" w:author="Sherry Lake" w:date="2016-02-01T14:51:00Z">
        <w:r w:rsidRPr="00C0540F" w:rsidDel="00F63596">
          <w:rPr>
            <w:rFonts w:asciiTheme="minorHAnsi" w:hAnsiTheme="minorHAnsi"/>
            <w:sz w:val="24"/>
          </w:rPr>
          <w:delText xml:space="preserve">In all cases, individual information professionals, teams, and overall organizations can benefit from </w:delText>
        </w:r>
        <w:r w:rsidR="00167598" w:rsidRPr="00C0540F" w:rsidDel="00F63596">
          <w:rPr>
            <w:rFonts w:asciiTheme="minorHAnsi" w:hAnsiTheme="minorHAnsi"/>
            <w:sz w:val="24"/>
          </w:rPr>
          <w:delText>approaching</w:delText>
        </w:r>
        <w:r w:rsidRPr="00C0540F" w:rsidDel="00F63596">
          <w:rPr>
            <w:rFonts w:asciiTheme="minorHAnsi" w:hAnsiTheme="minorHAnsi"/>
            <w:sz w:val="24"/>
          </w:rPr>
          <w:delText xml:space="preserve"> broad data management planning iss</w:delText>
        </w:r>
        <w:r w:rsidR="008A16C8" w:rsidRPr="00C0540F" w:rsidDel="00F63596">
          <w:rPr>
            <w:rFonts w:asciiTheme="minorHAnsi" w:hAnsiTheme="minorHAnsi"/>
            <w:sz w:val="24"/>
          </w:rPr>
          <w:delText>ues (i</w:delText>
        </w:r>
        <w:r w:rsidR="00D40183" w:rsidDel="00F63596">
          <w:rPr>
            <w:rFonts w:asciiTheme="minorHAnsi" w:hAnsiTheme="minorHAnsi"/>
            <w:sz w:val="24"/>
          </w:rPr>
          <w:delText>.</w:delText>
        </w:r>
        <w:r w:rsidR="008A16C8" w:rsidRPr="00C0540F" w:rsidDel="00F63596">
          <w:rPr>
            <w:rFonts w:asciiTheme="minorHAnsi" w:hAnsiTheme="minorHAnsi"/>
            <w:sz w:val="24"/>
          </w:rPr>
          <w:delText>e.</w:delText>
        </w:r>
        <w:r w:rsidR="00D40183" w:rsidDel="00F63596">
          <w:rPr>
            <w:rFonts w:asciiTheme="minorHAnsi" w:hAnsiTheme="minorHAnsi"/>
            <w:sz w:val="24"/>
          </w:rPr>
          <w:delText>,</w:delText>
        </w:r>
        <w:r w:rsidR="008A16C8" w:rsidRPr="00C0540F" w:rsidDel="00F63596">
          <w:rPr>
            <w:rFonts w:asciiTheme="minorHAnsi" w:hAnsiTheme="minorHAnsi"/>
            <w:sz w:val="24"/>
          </w:rPr>
          <w:delText xml:space="preserve"> </w:delText>
        </w:r>
        <w:r w:rsidRPr="00C0540F" w:rsidDel="00F63596">
          <w:rPr>
            <w:rFonts w:asciiTheme="minorHAnsi" w:hAnsiTheme="minorHAnsi"/>
            <w:sz w:val="24"/>
          </w:rPr>
          <w:delText xml:space="preserve">understanding and tracking requirements, coordinating support across institutions, and sharing best practices) as a community, allowing for more time to focus on specialized local research support issues </w:delText>
        </w:r>
        <w:r w:rsidR="00D40183" w:rsidDel="00F63596">
          <w:rPr>
            <w:rFonts w:asciiTheme="minorHAnsi" w:hAnsiTheme="minorHAnsi"/>
            <w:sz w:val="24"/>
          </w:rPr>
          <w:delText>that</w:delText>
        </w:r>
        <w:r w:rsidR="00D40183" w:rsidRPr="00C0540F" w:rsidDel="00F63596">
          <w:rPr>
            <w:rFonts w:asciiTheme="minorHAnsi" w:hAnsiTheme="minorHAnsi"/>
            <w:sz w:val="24"/>
          </w:rPr>
          <w:delText xml:space="preserve"> </w:delText>
        </w:r>
        <w:r w:rsidRPr="00C0540F" w:rsidDel="00F63596">
          <w:rPr>
            <w:rFonts w:asciiTheme="minorHAnsi" w:hAnsiTheme="minorHAnsi"/>
            <w:sz w:val="24"/>
          </w:rPr>
          <w:delText>cannot be initially addressed at scale</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 xml:space="preserve">Technically speaking, institutions can take full advantage of DMPTool capabilities and community benefits by configuring their </w:delText>
        </w:r>
        <w:commentRangeStart w:id="123"/>
        <w:r w:rsidRPr="00C0540F" w:rsidDel="00F63596">
          <w:rPr>
            <w:rFonts w:asciiTheme="minorHAnsi" w:hAnsiTheme="minorHAnsi"/>
            <w:sz w:val="24"/>
          </w:rPr>
          <w:delText xml:space="preserve">campus </w:delText>
        </w:r>
        <w:commentRangeEnd w:id="123"/>
        <w:r w:rsidR="00D40183" w:rsidDel="00F63596">
          <w:rPr>
            <w:rStyle w:val="CommentReference"/>
            <w:rFonts w:asciiTheme="minorHAnsi" w:eastAsiaTheme="minorEastAsia" w:hAnsiTheme="minorHAnsi" w:cstheme="minorBidi"/>
            <w:color w:val="auto"/>
            <w:lang w:eastAsia="en-US"/>
          </w:rPr>
          <w:commentReference w:id="123"/>
        </w:r>
        <w:r w:rsidRPr="00C0540F" w:rsidDel="00F63596">
          <w:rPr>
            <w:rFonts w:asciiTheme="minorHAnsi" w:hAnsiTheme="minorHAnsi"/>
            <w:sz w:val="24"/>
          </w:rPr>
          <w:delText>single sign-on solution, typically Shibboleth. Institutions can then provide specific information for their researchers to customize their DMPs including help, suggested text</w:delText>
        </w:r>
        <w:r w:rsidR="001629E4" w:rsidDel="00F63596">
          <w:rPr>
            <w:rFonts w:asciiTheme="minorHAnsi" w:hAnsiTheme="minorHAnsi"/>
            <w:sz w:val="24"/>
          </w:rPr>
          <w:delText>,</w:delText>
        </w:r>
        <w:r w:rsidRPr="00C0540F" w:rsidDel="00F63596">
          <w:rPr>
            <w:rFonts w:asciiTheme="minorHAnsi" w:hAnsiTheme="minorHAnsi"/>
            <w:sz w:val="24"/>
          </w:rPr>
          <w:delText xml:space="preserve"> and additional resources. </w:delText>
        </w:r>
      </w:del>
    </w:p>
    <w:p w14:paraId="20EB67E6" w14:textId="736BFF2F" w:rsidR="00167598" w:rsidRPr="00C0540F" w:rsidDel="00F63596" w:rsidRDefault="00167598" w:rsidP="001F15AE">
      <w:pPr>
        <w:pStyle w:val="Normal1"/>
        <w:spacing w:line="480" w:lineRule="auto"/>
        <w:ind w:firstLine="720"/>
        <w:rPr>
          <w:del w:id="124" w:author="Sherry Lake" w:date="2016-02-01T14:51:00Z"/>
          <w:rFonts w:asciiTheme="minorHAnsi" w:hAnsiTheme="minorHAnsi"/>
          <w:sz w:val="24"/>
        </w:rPr>
      </w:pPr>
      <w:del w:id="125" w:author="Sherry Lake" w:date="2016-02-01T14:51:00Z">
        <w:r w:rsidRPr="00C0540F" w:rsidDel="00F63596">
          <w:rPr>
            <w:rFonts w:asciiTheme="minorHAnsi" w:hAnsiTheme="minorHAnsi"/>
            <w:sz w:val="24"/>
          </w:rPr>
          <w:delText xml:space="preserve">Lastly, as a commitment to the community aspect of DMPTool, all software created by the project </w:delText>
        </w:r>
        <w:r w:rsidR="00552EEB" w:rsidRPr="00C0540F" w:rsidDel="00F63596">
          <w:rPr>
            <w:rFonts w:asciiTheme="minorHAnsi" w:hAnsiTheme="minorHAnsi"/>
            <w:sz w:val="24"/>
          </w:rPr>
          <w:delText>will continue to be</w:delText>
        </w:r>
        <w:r w:rsidRPr="00C0540F" w:rsidDel="00F63596">
          <w:rPr>
            <w:rFonts w:asciiTheme="minorHAnsi" w:hAnsiTheme="minorHAnsi"/>
            <w:sz w:val="24"/>
          </w:rPr>
          <w:delText xml:space="preserve"> made available under open</w:delText>
        </w:r>
        <w:r w:rsidR="001629E4" w:rsidDel="00F63596">
          <w:rPr>
            <w:rFonts w:asciiTheme="minorHAnsi" w:hAnsiTheme="minorHAnsi"/>
            <w:sz w:val="24"/>
          </w:rPr>
          <w:delText>-</w:delText>
        </w:r>
        <w:r w:rsidRPr="00C0540F" w:rsidDel="00F63596">
          <w:rPr>
            <w:rFonts w:asciiTheme="minorHAnsi" w:hAnsiTheme="minorHAnsi"/>
            <w:sz w:val="24"/>
          </w:rPr>
          <w:delText xml:space="preserve">source licenses on a </w:delText>
        </w:r>
        <w:r w:rsidRPr="001629E4" w:rsidDel="00F63596">
          <w:rPr>
            <w:rFonts w:asciiTheme="minorHAnsi" w:hAnsiTheme="minorHAnsi"/>
            <w:sz w:val="24"/>
          </w:rPr>
          <w:delText xml:space="preserve">public code-hosting site, and DMPTool2 will include development of an </w:delText>
        </w:r>
        <w:r w:rsidR="001629E4" w:rsidRPr="001F15AE" w:rsidDel="00F63596">
          <w:rPr>
            <w:rStyle w:val="Emphasis"/>
            <w:rFonts w:asciiTheme="minorHAnsi" w:hAnsiTheme="minorHAnsi"/>
            <w:bCs/>
            <w:i w:val="0"/>
            <w:iCs w:val="0"/>
            <w:color w:val="444444"/>
            <w:sz w:val="24"/>
            <w:shd w:val="clear" w:color="auto" w:fill="FFFFFF"/>
          </w:rPr>
          <w:delText>application programming interface</w:delText>
        </w:r>
        <w:r w:rsidR="001629E4" w:rsidRPr="001629E4" w:rsidDel="00F63596">
          <w:rPr>
            <w:rFonts w:asciiTheme="minorHAnsi" w:hAnsiTheme="minorHAnsi"/>
            <w:sz w:val="24"/>
          </w:rPr>
          <w:delText xml:space="preserve"> (</w:delText>
        </w:r>
        <w:r w:rsidRPr="001629E4" w:rsidDel="00F63596">
          <w:rPr>
            <w:rFonts w:asciiTheme="minorHAnsi" w:hAnsiTheme="minorHAnsi"/>
            <w:sz w:val="24"/>
          </w:rPr>
          <w:delText>API</w:delText>
        </w:r>
        <w:r w:rsidR="001629E4" w:rsidRPr="001629E4" w:rsidDel="00F63596">
          <w:rPr>
            <w:rFonts w:asciiTheme="minorHAnsi" w:hAnsiTheme="minorHAnsi"/>
            <w:sz w:val="24"/>
          </w:rPr>
          <w:delText>)</w:delText>
        </w:r>
        <w:r w:rsidRPr="00C0540F" w:rsidDel="00F63596">
          <w:rPr>
            <w:rFonts w:asciiTheme="minorHAnsi" w:hAnsiTheme="minorHAnsi"/>
            <w:sz w:val="24"/>
          </w:rPr>
          <w:delText xml:space="preserve"> to allow the community opportunities to interface </w:delText>
        </w:r>
        <w:r w:rsidR="001629E4" w:rsidDel="00F63596">
          <w:rPr>
            <w:rFonts w:asciiTheme="minorHAnsi" w:hAnsiTheme="minorHAnsi"/>
            <w:sz w:val="24"/>
          </w:rPr>
          <w:delText xml:space="preserve">with </w:delText>
        </w:r>
        <w:r w:rsidRPr="00C0540F" w:rsidDel="00F63596">
          <w:rPr>
            <w:rFonts w:asciiTheme="minorHAnsi" w:hAnsiTheme="minorHAnsi"/>
            <w:sz w:val="24"/>
          </w:rPr>
          <w:delText>other software</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Following the conclusion of funded project work, ongoing management and governance of the DMPTool will remain community-oriented under the leadership of the DMPTool Alliance.</w:delText>
        </w:r>
      </w:del>
    </w:p>
    <w:p w14:paraId="4C3C92A2" w14:textId="11299195" w:rsidR="00E84919" w:rsidRPr="00C0540F" w:rsidDel="00F63596" w:rsidRDefault="00E84919" w:rsidP="00C0540F">
      <w:pPr>
        <w:pStyle w:val="Normal1"/>
        <w:spacing w:line="480" w:lineRule="auto"/>
        <w:rPr>
          <w:del w:id="126" w:author="Sherry Lake" w:date="2016-02-01T14:51:00Z"/>
          <w:rFonts w:asciiTheme="minorHAnsi" w:hAnsiTheme="minorHAnsi"/>
          <w:sz w:val="24"/>
        </w:rPr>
      </w:pPr>
    </w:p>
    <w:p w14:paraId="4AD235EE" w14:textId="03D96180" w:rsidR="00E84919" w:rsidRPr="00C0540F" w:rsidDel="00F63596" w:rsidRDefault="00E84919" w:rsidP="00C0540F">
      <w:pPr>
        <w:pStyle w:val="Normal1"/>
        <w:spacing w:line="480" w:lineRule="auto"/>
        <w:rPr>
          <w:del w:id="127" w:author="Sherry Lake" w:date="2016-02-01T14:51:00Z"/>
          <w:rFonts w:asciiTheme="minorHAnsi" w:hAnsiTheme="minorHAnsi"/>
          <w:sz w:val="24"/>
        </w:rPr>
      </w:pPr>
      <w:del w:id="128" w:author="Sherry Lake" w:date="2016-02-01T14:51:00Z">
        <w:r w:rsidRPr="00C0540F" w:rsidDel="00F63596">
          <w:rPr>
            <w:rFonts w:asciiTheme="minorHAnsi" w:hAnsiTheme="minorHAnsi"/>
            <w:i/>
            <w:sz w:val="24"/>
          </w:rPr>
          <w:delText>Approaches for DMPTool2</w:delText>
        </w:r>
      </w:del>
    </w:p>
    <w:p w14:paraId="2AADCA73" w14:textId="20A1F68F" w:rsidR="00E84919" w:rsidRPr="00C0540F" w:rsidDel="00F63596" w:rsidRDefault="00E84919" w:rsidP="00C0540F">
      <w:pPr>
        <w:pStyle w:val="Normal1"/>
        <w:spacing w:line="480" w:lineRule="auto"/>
        <w:rPr>
          <w:del w:id="129" w:author="Sherry Lake" w:date="2016-02-01T14:51:00Z"/>
          <w:rFonts w:asciiTheme="minorHAnsi" w:hAnsiTheme="minorHAnsi"/>
          <w:sz w:val="24"/>
        </w:rPr>
      </w:pPr>
      <w:commentRangeStart w:id="130"/>
      <w:del w:id="131" w:author="Sherry Lake" w:date="2016-02-01T14:51:00Z">
        <w:r w:rsidRPr="00C0540F" w:rsidDel="00F63596">
          <w:rPr>
            <w:rFonts w:asciiTheme="minorHAnsi" w:hAnsiTheme="minorHAnsi"/>
            <w:sz w:val="24"/>
          </w:rPr>
          <w:delText xml:space="preserve">At the time of writing this chapter, we are just about to </w:delText>
        </w:r>
        <w:r w:rsidR="001629E4" w:rsidDel="00F63596">
          <w:rPr>
            <w:rFonts w:asciiTheme="minorHAnsi" w:hAnsiTheme="minorHAnsi"/>
            <w:sz w:val="24"/>
          </w:rPr>
          <w:delText>begin</w:delText>
        </w:r>
        <w:r w:rsidRPr="00C0540F" w:rsidDel="00F63596">
          <w:rPr>
            <w:rFonts w:asciiTheme="minorHAnsi" w:hAnsiTheme="minorHAnsi"/>
            <w:sz w:val="24"/>
          </w:rPr>
          <w:delText xml:space="preserve"> development of DMPTool2</w:delText>
        </w:r>
        <w:r w:rsidR="007A3A5F" w:rsidRPr="00C0540F" w:rsidDel="00F63596">
          <w:rPr>
            <w:rFonts w:asciiTheme="minorHAnsi" w:hAnsiTheme="minorHAnsi"/>
            <w:sz w:val="24"/>
          </w:rPr>
          <w:delText xml:space="preserve">. </w:delText>
        </w:r>
        <w:commentRangeEnd w:id="130"/>
        <w:r w:rsidR="001629E4" w:rsidDel="00F63596">
          <w:rPr>
            <w:rStyle w:val="CommentReference"/>
            <w:rFonts w:asciiTheme="minorHAnsi" w:eastAsiaTheme="minorEastAsia" w:hAnsiTheme="minorHAnsi" w:cstheme="minorBidi"/>
            <w:color w:val="auto"/>
            <w:lang w:eastAsia="en-US"/>
          </w:rPr>
          <w:commentReference w:id="130"/>
        </w:r>
        <w:r w:rsidR="00552EEB" w:rsidRPr="00C0540F" w:rsidDel="00F63596">
          <w:rPr>
            <w:rFonts w:asciiTheme="minorHAnsi" w:hAnsiTheme="minorHAnsi"/>
            <w:sz w:val="24"/>
          </w:rPr>
          <w:delText>Through the community approach mentioned above, t</w:delText>
        </w:r>
        <w:r w:rsidRPr="00C0540F" w:rsidDel="00F63596">
          <w:rPr>
            <w:rFonts w:asciiTheme="minorHAnsi" w:hAnsiTheme="minorHAnsi"/>
            <w:sz w:val="24"/>
          </w:rPr>
          <w:delText>his new version places emphasis on meeting the needs of main user constituencies (i</w:delText>
        </w:r>
        <w:r w:rsidR="008A5B0A" w:rsidDel="00F63596">
          <w:rPr>
            <w:rFonts w:asciiTheme="minorHAnsi" w:hAnsiTheme="minorHAnsi"/>
            <w:sz w:val="24"/>
          </w:rPr>
          <w:delText>.</w:delText>
        </w:r>
        <w:r w:rsidRPr="00C0540F" w:rsidDel="00F63596">
          <w:rPr>
            <w:rFonts w:asciiTheme="minorHAnsi" w:hAnsiTheme="minorHAnsi"/>
            <w:sz w:val="24"/>
          </w:rPr>
          <w:delText>e.</w:delText>
        </w:r>
        <w:r w:rsidR="001A020D" w:rsidDel="00F63596">
          <w:rPr>
            <w:rFonts w:asciiTheme="minorHAnsi" w:hAnsiTheme="minorHAnsi"/>
            <w:sz w:val="24"/>
          </w:rPr>
          <w:delText>,</w:delText>
        </w:r>
        <w:r w:rsidRPr="00C0540F" w:rsidDel="00F63596">
          <w:rPr>
            <w:rFonts w:asciiTheme="minorHAnsi" w:hAnsiTheme="minorHAnsi"/>
            <w:sz w:val="24"/>
          </w:rPr>
          <w:delText xml:space="preserve"> researchers, librarians, funders, and institutions)</w:delText>
        </w:r>
        <w:r w:rsidR="00552EEB" w:rsidRPr="00C0540F" w:rsidDel="00F63596">
          <w:rPr>
            <w:rFonts w:asciiTheme="minorHAnsi" w:hAnsiTheme="minorHAnsi"/>
            <w:sz w:val="24"/>
          </w:rPr>
          <w:delText xml:space="preserve">, </w:delText>
        </w:r>
        <w:r w:rsidRPr="00C0540F" w:rsidDel="00F63596">
          <w:rPr>
            <w:rFonts w:asciiTheme="minorHAnsi" w:hAnsiTheme="minorHAnsi"/>
            <w:sz w:val="24"/>
          </w:rPr>
          <w:delText>with flexibility for expansion and integration of the tool in the future</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 xml:space="preserve">The team hopes that the tool can serve as </w:delText>
        </w:r>
        <w:r w:rsidR="00E126E9" w:rsidDel="00F63596">
          <w:rPr>
            <w:rFonts w:asciiTheme="minorHAnsi" w:hAnsiTheme="minorHAnsi"/>
            <w:sz w:val="24"/>
          </w:rPr>
          <w:delText xml:space="preserve">a </w:delText>
        </w:r>
        <w:r w:rsidRPr="00C0540F" w:rsidDel="00F63596">
          <w:rPr>
            <w:rFonts w:asciiTheme="minorHAnsi" w:hAnsiTheme="minorHAnsi"/>
            <w:sz w:val="24"/>
          </w:rPr>
          <w:delText xml:space="preserve">point of convergence for sharing and dissemination of expertise and advice in good </w:delText>
        </w:r>
        <w:r w:rsidR="001A020D" w:rsidDel="00F63596">
          <w:rPr>
            <w:rFonts w:asciiTheme="minorHAnsi" w:hAnsiTheme="minorHAnsi"/>
            <w:sz w:val="24"/>
          </w:rPr>
          <w:delText xml:space="preserve">DM </w:delText>
        </w:r>
        <w:r w:rsidRPr="00C0540F" w:rsidDel="00F63596">
          <w:rPr>
            <w:rFonts w:asciiTheme="minorHAnsi" w:hAnsiTheme="minorHAnsi"/>
            <w:sz w:val="24"/>
          </w:rPr>
          <w:delText>practices and solutions</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For the informa</w:delText>
        </w:r>
        <w:r w:rsidR="00E126E9" w:rsidDel="00F63596">
          <w:rPr>
            <w:rFonts w:asciiTheme="minorHAnsi" w:hAnsiTheme="minorHAnsi"/>
            <w:sz w:val="24"/>
          </w:rPr>
          <w:delText>tion professional, this can be a support network for teams of one</w:delText>
        </w:r>
        <w:r w:rsidRPr="00C0540F" w:rsidDel="00F63596">
          <w:rPr>
            <w:rFonts w:asciiTheme="minorHAnsi" w:hAnsiTheme="minorHAnsi"/>
            <w:sz w:val="24"/>
          </w:rPr>
          <w:delText xml:space="preserve">, and </w:delText>
        </w:r>
        <w:r w:rsidR="001A020D" w:rsidDel="00F63596">
          <w:rPr>
            <w:rFonts w:asciiTheme="minorHAnsi" w:hAnsiTheme="minorHAnsi"/>
            <w:sz w:val="24"/>
          </w:rPr>
          <w:delText xml:space="preserve">it can </w:delText>
        </w:r>
        <w:r w:rsidR="00E126E9" w:rsidDel="00F63596">
          <w:rPr>
            <w:rFonts w:asciiTheme="minorHAnsi" w:hAnsiTheme="minorHAnsi"/>
            <w:sz w:val="24"/>
          </w:rPr>
          <w:delText>help to reduce</w:delText>
        </w:r>
        <w:r w:rsidRPr="00C0540F" w:rsidDel="00F63596">
          <w:rPr>
            <w:rFonts w:asciiTheme="minorHAnsi" w:hAnsiTheme="minorHAnsi"/>
            <w:sz w:val="24"/>
          </w:rPr>
          <w:delText xml:space="preserve"> the burden of </w:delText>
        </w:r>
        <w:r w:rsidR="00E126E9" w:rsidDel="00F63596">
          <w:rPr>
            <w:rFonts w:asciiTheme="minorHAnsi" w:hAnsiTheme="minorHAnsi"/>
            <w:sz w:val="24"/>
          </w:rPr>
          <w:delText>individually rediscovering</w:delText>
        </w:r>
        <w:r w:rsidRPr="00C0540F" w:rsidDel="00F63596">
          <w:rPr>
            <w:rFonts w:asciiTheme="minorHAnsi" w:hAnsiTheme="minorHAnsi"/>
            <w:sz w:val="24"/>
          </w:rPr>
          <w:delText xml:space="preserve"> all of the best practices, tools, techniques, and resources that have already been tested elsewhere</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 xml:space="preserve">For institutions, this approach may offer an enterprise view of successful and failing </w:delText>
        </w:r>
        <w:r w:rsidR="001A020D" w:rsidDel="00F63596">
          <w:rPr>
            <w:rFonts w:asciiTheme="minorHAnsi" w:hAnsiTheme="minorHAnsi"/>
            <w:sz w:val="24"/>
          </w:rPr>
          <w:delText xml:space="preserve">DM </w:delText>
        </w:r>
        <w:r w:rsidRPr="00C0540F" w:rsidDel="00F63596">
          <w:rPr>
            <w:rFonts w:asciiTheme="minorHAnsi" w:hAnsiTheme="minorHAnsi"/>
            <w:sz w:val="24"/>
          </w:rPr>
          <w:delText>practices, allowing for opportunity to improve and plan resources more effectively.</w:delText>
        </w:r>
      </w:del>
    </w:p>
    <w:p w14:paraId="3B68E932" w14:textId="7E3D81B1" w:rsidR="00E84919" w:rsidRPr="00C0540F" w:rsidDel="00F63596" w:rsidRDefault="00E84919" w:rsidP="001F15AE">
      <w:pPr>
        <w:pStyle w:val="Normal1"/>
        <w:spacing w:line="480" w:lineRule="auto"/>
        <w:ind w:firstLine="720"/>
        <w:rPr>
          <w:del w:id="132" w:author="Sherry Lake" w:date="2016-02-01T14:51:00Z"/>
          <w:rFonts w:asciiTheme="minorHAnsi" w:hAnsiTheme="minorHAnsi"/>
          <w:sz w:val="24"/>
        </w:rPr>
      </w:pPr>
      <w:del w:id="133" w:author="Sherry Lake" w:date="2016-02-01T14:51:00Z">
        <w:r w:rsidRPr="00C0540F" w:rsidDel="00F63596">
          <w:rPr>
            <w:rFonts w:asciiTheme="minorHAnsi" w:hAnsiTheme="minorHAnsi"/>
            <w:sz w:val="24"/>
          </w:rPr>
          <w:delText>DMPTool</w:delText>
        </w:r>
        <w:r w:rsidR="00552EEB" w:rsidRPr="00C0540F" w:rsidDel="00F63596">
          <w:rPr>
            <w:rFonts w:asciiTheme="minorHAnsi" w:hAnsiTheme="minorHAnsi"/>
            <w:sz w:val="24"/>
          </w:rPr>
          <w:delText>2</w:delText>
        </w:r>
        <w:r w:rsidRPr="00C0540F" w:rsidDel="00F63596">
          <w:rPr>
            <w:rFonts w:asciiTheme="minorHAnsi" w:hAnsiTheme="minorHAnsi"/>
            <w:sz w:val="24"/>
          </w:rPr>
          <w:delText xml:space="preserve"> is expected </w:delText>
        </w:r>
        <w:r w:rsidR="00C010C5" w:rsidRPr="00C0540F" w:rsidDel="00F63596">
          <w:rPr>
            <w:rFonts w:asciiTheme="minorHAnsi" w:hAnsiTheme="minorHAnsi"/>
            <w:sz w:val="24"/>
          </w:rPr>
          <w:delText>to include</w:delText>
        </w:r>
        <w:r w:rsidRPr="00C0540F" w:rsidDel="00F63596">
          <w:rPr>
            <w:rFonts w:asciiTheme="minorHAnsi" w:hAnsiTheme="minorHAnsi"/>
            <w:sz w:val="24"/>
          </w:rPr>
          <w:delText xml:space="preserve"> the functions detailed in Table 1. Although these are the projected functions, they will be revisited throughout the duration of the project via outreach, focus group testing, and evaluation of intermediate prototypes, and are thus subject to change.</w:delText>
        </w:r>
      </w:del>
    </w:p>
    <w:p w14:paraId="4FF091D4" w14:textId="18A564B4" w:rsidR="00E84919" w:rsidRPr="00C0540F" w:rsidDel="00F63596" w:rsidRDefault="00E84919" w:rsidP="00C0540F">
      <w:pPr>
        <w:pStyle w:val="Normal1"/>
        <w:spacing w:line="480" w:lineRule="auto"/>
        <w:rPr>
          <w:del w:id="134" w:author="Sherry Lake" w:date="2016-02-01T14:51:00Z"/>
          <w:rFonts w:asciiTheme="minorHAnsi" w:hAnsiTheme="minorHAnsi"/>
          <w:sz w:val="24"/>
        </w:rPr>
      </w:pPr>
    </w:p>
    <w:p w14:paraId="19545B32" w14:textId="005D3833" w:rsidR="00577C46" w:rsidRPr="00C0540F" w:rsidDel="00F63596" w:rsidRDefault="00577C46" w:rsidP="00C0540F">
      <w:pPr>
        <w:widowControl w:val="0"/>
        <w:tabs>
          <w:tab w:val="left" w:pos="220"/>
          <w:tab w:val="left" w:pos="720"/>
        </w:tabs>
        <w:autoSpaceDE w:val="0"/>
        <w:autoSpaceDN w:val="0"/>
        <w:adjustRightInd w:val="0"/>
        <w:spacing w:line="480" w:lineRule="auto"/>
        <w:rPr>
          <w:del w:id="135" w:author="Sherry Lake" w:date="2016-02-01T14:51:00Z"/>
          <w:rFonts w:cs="Calibri"/>
          <w:b/>
          <w:i/>
        </w:rPr>
      </w:pPr>
      <w:del w:id="136" w:author="Sherry Lake" w:date="2016-02-01T14:51:00Z">
        <w:r w:rsidRPr="00C0540F" w:rsidDel="00F63596">
          <w:rPr>
            <w:rFonts w:cs="Calibri"/>
            <w:b/>
            <w:i/>
            <w:noProof/>
          </w:rPr>
          <w:delText xml:space="preserve">{ED: Place </w:delText>
        </w:r>
        <w:r w:rsidR="008F2AAC" w:rsidRPr="00C0540F" w:rsidDel="00F63596">
          <w:rPr>
            <w:rFonts w:cs="Calibri"/>
            <w:b/>
            <w:i/>
            <w:noProof/>
          </w:rPr>
          <w:delText>Table 1</w:delText>
        </w:r>
        <w:r w:rsidRPr="00C0540F" w:rsidDel="00F63596">
          <w:rPr>
            <w:rFonts w:cs="Calibri"/>
            <w:b/>
            <w:i/>
            <w:noProof/>
          </w:rPr>
          <w:delText xml:space="preserve"> here}</w:delText>
        </w:r>
      </w:del>
    </w:p>
    <w:p w14:paraId="4CCE8D46" w14:textId="1341B52D" w:rsidR="00E84919" w:rsidRPr="00C0540F" w:rsidDel="00F63596" w:rsidRDefault="00E84919" w:rsidP="00C0540F">
      <w:pPr>
        <w:pStyle w:val="Normal1"/>
        <w:spacing w:line="480" w:lineRule="auto"/>
        <w:rPr>
          <w:del w:id="137" w:author="Sherry Lake" w:date="2016-02-01T14:51:00Z"/>
          <w:rFonts w:asciiTheme="minorHAnsi" w:hAnsiTheme="minorHAnsi"/>
          <w:sz w:val="24"/>
        </w:rPr>
      </w:pPr>
    </w:p>
    <w:p w14:paraId="2B0E8614" w14:textId="0212137D" w:rsidR="00E84919" w:rsidRPr="00C0540F" w:rsidDel="00F63596" w:rsidRDefault="00E84919" w:rsidP="00C0540F">
      <w:pPr>
        <w:pStyle w:val="Normal1"/>
        <w:spacing w:line="480" w:lineRule="auto"/>
        <w:rPr>
          <w:del w:id="138" w:author="Sherry Lake" w:date="2016-02-01T14:51:00Z"/>
          <w:rFonts w:asciiTheme="minorHAnsi" w:hAnsiTheme="minorHAnsi"/>
          <w:sz w:val="24"/>
        </w:rPr>
      </w:pPr>
      <w:del w:id="139" w:author="Sherry Lake" w:date="2016-02-01T14:51:00Z">
        <w:r w:rsidRPr="00C0540F" w:rsidDel="00F63596">
          <w:rPr>
            <w:rFonts w:asciiTheme="minorHAnsi" w:hAnsiTheme="minorHAnsi"/>
            <w:i/>
            <w:sz w:val="24"/>
          </w:rPr>
          <w:delText>Metrics and Impact</w:delText>
        </w:r>
      </w:del>
    </w:p>
    <w:p w14:paraId="673A8A53" w14:textId="18C13CA6" w:rsidR="00E84919" w:rsidRPr="00C0540F" w:rsidDel="00F63596" w:rsidRDefault="00E84919" w:rsidP="00C0540F">
      <w:pPr>
        <w:pStyle w:val="Normal1"/>
        <w:spacing w:line="480" w:lineRule="auto"/>
        <w:rPr>
          <w:del w:id="140" w:author="Sherry Lake" w:date="2016-02-01T14:51:00Z"/>
          <w:rFonts w:asciiTheme="minorHAnsi" w:hAnsiTheme="minorHAnsi"/>
          <w:sz w:val="24"/>
        </w:rPr>
      </w:pPr>
      <w:del w:id="141" w:author="Sherry Lake" w:date="2016-02-01T14:51:00Z">
        <w:r w:rsidRPr="00C0540F" w:rsidDel="00F63596">
          <w:rPr>
            <w:rFonts w:asciiTheme="minorHAnsi" w:hAnsiTheme="minorHAnsi"/>
            <w:sz w:val="24"/>
          </w:rPr>
          <w:delText>Although supporting researchers in data management planning is the core function of the DMPTool, we also recognize that attention to evaluation of the service and ongoing assessment of impact is of equal importance</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This is true for operational considerations and use of resources within the information organization, but more importantly as a means of showcasing value to those whom we serve</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There are many ways to approach metrics and impact in this case, and we</w:delText>
        </w:r>
        <w:r w:rsidR="001A020D" w:rsidDel="00F63596">
          <w:rPr>
            <w:rFonts w:asciiTheme="minorHAnsi" w:hAnsiTheme="minorHAnsi"/>
            <w:sz w:val="24"/>
          </w:rPr>
          <w:delText xml:space="preserve"> wi</w:delText>
        </w:r>
        <w:r w:rsidRPr="00C0540F" w:rsidDel="00F63596">
          <w:rPr>
            <w:rFonts w:asciiTheme="minorHAnsi" w:hAnsiTheme="minorHAnsi"/>
            <w:sz w:val="24"/>
          </w:rPr>
          <w:delText>ll cover a few here.</w:delText>
        </w:r>
      </w:del>
    </w:p>
    <w:p w14:paraId="7280595E" w14:textId="0B572C58" w:rsidR="00E84919" w:rsidRPr="00C0540F" w:rsidDel="00F63596" w:rsidRDefault="00E84919" w:rsidP="001F15AE">
      <w:pPr>
        <w:pStyle w:val="Normal1"/>
        <w:spacing w:line="480" w:lineRule="auto"/>
        <w:ind w:firstLine="720"/>
        <w:rPr>
          <w:del w:id="142" w:author="Sherry Lake" w:date="2016-02-01T14:51:00Z"/>
          <w:rFonts w:asciiTheme="minorHAnsi" w:hAnsiTheme="minorHAnsi"/>
          <w:sz w:val="24"/>
        </w:rPr>
      </w:pPr>
      <w:del w:id="143" w:author="Sherry Lake" w:date="2016-02-01T14:51:00Z">
        <w:r w:rsidRPr="00C0540F" w:rsidDel="00F63596">
          <w:rPr>
            <w:rFonts w:asciiTheme="minorHAnsi" w:hAnsiTheme="minorHAnsi"/>
            <w:sz w:val="24"/>
          </w:rPr>
          <w:delText>Foremost, there are “low-hanging fruit” opportunities</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 xml:space="preserve">Through Shibboleth authentication and basic database queries of usage, the team has been able to easily track </w:delText>
        </w:r>
        <w:r w:rsidR="002A478E" w:rsidRPr="00C0540F" w:rsidDel="00F63596">
          <w:rPr>
            <w:rFonts w:asciiTheme="minorHAnsi" w:hAnsiTheme="minorHAnsi"/>
            <w:sz w:val="24"/>
          </w:rPr>
          <w:delText xml:space="preserve">basic </w:delText>
        </w:r>
        <w:r w:rsidRPr="00C0540F" w:rsidDel="00F63596">
          <w:rPr>
            <w:rFonts w:asciiTheme="minorHAnsi" w:hAnsiTheme="minorHAnsi"/>
            <w:sz w:val="24"/>
          </w:rPr>
          <w:delText>web use statistics since the beginning</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The team has tracked usage by number of users, number of plans created, and number of institutions represented.</w:delText>
        </w:r>
        <w:r w:rsidR="00F05DE2" w:rsidDel="00F63596">
          <w:rPr>
            <w:rFonts w:asciiTheme="minorHAnsi" w:hAnsiTheme="minorHAnsi"/>
            <w:sz w:val="24"/>
          </w:rPr>
          <w:delText xml:space="preserve"> </w:delText>
        </w:r>
        <w:r w:rsidR="005A4E2F" w:rsidDel="00F63596">
          <w:rPr>
            <w:rFonts w:asciiTheme="minorHAnsi" w:hAnsiTheme="minorHAnsi"/>
            <w:sz w:val="24"/>
          </w:rPr>
          <w:delText xml:space="preserve">During the first 18 months since launching </w:delText>
        </w:r>
        <w:r w:rsidR="00AE0121" w:rsidDel="00F63596">
          <w:rPr>
            <w:rFonts w:asciiTheme="minorHAnsi" w:hAnsiTheme="minorHAnsi"/>
            <w:sz w:val="24"/>
          </w:rPr>
          <w:delText>the DMPTool</w:delText>
        </w:r>
        <w:r w:rsidR="005A4E2F" w:rsidDel="00F63596">
          <w:rPr>
            <w:rFonts w:asciiTheme="minorHAnsi" w:hAnsiTheme="minorHAnsi"/>
            <w:sz w:val="24"/>
          </w:rPr>
          <w:delText>, we</w:delText>
        </w:r>
        <w:r w:rsidR="00AE0121" w:rsidDel="00F63596">
          <w:rPr>
            <w:rFonts w:asciiTheme="minorHAnsi" w:hAnsiTheme="minorHAnsi"/>
            <w:sz w:val="24"/>
          </w:rPr>
          <w:delText xml:space="preserve"> </w:delText>
        </w:r>
        <w:r w:rsidR="005A4E2F" w:rsidDel="00F63596">
          <w:rPr>
            <w:rFonts w:asciiTheme="minorHAnsi" w:hAnsiTheme="minorHAnsi"/>
            <w:sz w:val="24"/>
          </w:rPr>
          <w:delText>saw over 5,000 unique users, over 4,500 plans created, and representations from over 700 institutions.</w:delText>
        </w:r>
        <w:r w:rsidR="00F05DE2" w:rsidDel="00F63596">
          <w:rPr>
            <w:rFonts w:asciiTheme="minorHAnsi" w:hAnsiTheme="minorHAnsi"/>
            <w:sz w:val="24"/>
          </w:rPr>
          <w:delText xml:space="preserve"> </w:delText>
        </w:r>
        <w:r w:rsidR="005A4E2F" w:rsidDel="00F63596">
          <w:rPr>
            <w:rFonts w:asciiTheme="minorHAnsi" w:hAnsiTheme="minorHAnsi"/>
            <w:sz w:val="24"/>
          </w:rPr>
          <w:delText>There has been continuous, constant growth of these statistics over the entire course of the service.</w:delText>
        </w:r>
        <w:r w:rsidR="00F05DE2" w:rsidDel="00F63596">
          <w:rPr>
            <w:rFonts w:asciiTheme="minorHAnsi" w:hAnsiTheme="minorHAnsi"/>
            <w:sz w:val="24"/>
          </w:rPr>
          <w:delText xml:space="preserve"> </w:delText>
        </w:r>
        <w:r w:rsidR="002A478E" w:rsidRPr="00C0540F" w:rsidDel="00F63596">
          <w:rPr>
            <w:rFonts w:asciiTheme="minorHAnsi" w:hAnsiTheme="minorHAnsi"/>
            <w:sz w:val="24"/>
          </w:rPr>
          <w:delText>These use statistics</w:delText>
        </w:r>
        <w:r w:rsidRPr="00C0540F" w:rsidDel="00F63596">
          <w:rPr>
            <w:rFonts w:asciiTheme="minorHAnsi" w:hAnsiTheme="minorHAnsi"/>
            <w:sz w:val="24"/>
          </w:rPr>
          <w:delText xml:space="preserve">, </w:delText>
        </w:r>
        <w:r w:rsidR="002A478E" w:rsidRPr="00C0540F" w:rsidDel="00F63596">
          <w:rPr>
            <w:rFonts w:asciiTheme="minorHAnsi" w:hAnsiTheme="minorHAnsi"/>
            <w:sz w:val="24"/>
          </w:rPr>
          <w:delText xml:space="preserve">along with several </w:delText>
        </w:r>
        <w:r w:rsidRPr="00C0540F" w:rsidDel="00F63596">
          <w:rPr>
            <w:rFonts w:asciiTheme="minorHAnsi" w:hAnsiTheme="minorHAnsi"/>
            <w:sz w:val="24"/>
          </w:rPr>
          <w:delText>awards and grants</w:delText>
        </w:r>
        <w:r w:rsidR="002A478E" w:rsidRPr="00C0540F" w:rsidDel="00F63596">
          <w:rPr>
            <w:rFonts w:asciiTheme="minorHAnsi" w:hAnsiTheme="minorHAnsi"/>
            <w:sz w:val="24"/>
          </w:rPr>
          <w:delText xml:space="preserve"> (</w:delText>
        </w:r>
        <w:r w:rsidR="006568CD" w:rsidDel="00F63596">
          <w:rPr>
            <w:rFonts w:asciiTheme="minorHAnsi" w:hAnsiTheme="minorHAnsi"/>
            <w:sz w:val="24"/>
          </w:rPr>
          <w:delText xml:space="preserve">see </w:delText>
        </w:r>
        <w:r w:rsidR="002A478E" w:rsidRPr="00C0540F" w:rsidDel="00F63596">
          <w:rPr>
            <w:rFonts w:asciiTheme="minorHAnsi" w:hAnsiTheme="minorHAnsi"/>
            <w:sz w:val="24"/>
          </w:rPr>
          <w:delText>Note</w:delText>
        </w:r>
        <w:r w:rsidR="006568CD" w:rsidDel="00F63596">
          <w:rPr>
            <w:rFonts w:asciiTheme="minorHAnsi" w:hAnsiTheme="minorHAnsi"/>
            <w:sz w:val="24"/>
          </w:rPr>
          <w:delText>s</w:delText>
        </w:r>
        <w:r w:rsidR="002A478E" w:rsidRPr="00C0540F" w:rsidDel="00F63596">
          <w:rPr>
            <w:rFonts w:asciiTheme="minorHAnsi" w:hAnsiTheme="minorHAnsi"/>
            <w:sz w:val="24"/>
          </w:rPr>
          <w:delText>),</w:delText>
        </w:r>
        <w:r w:rsidRPr="00C0540F" w:rsidDel="00F63596">
          <w:rPr>
            <w:rFonts w:asciiTheme="minorHAnsi" w:hAnsiTheme="minorHAnsi"/>
            <w:sz w:val="24"/>
          </w:rPr>
          <w:delText xml:space="preserve"> have been helpful for raising awareness amongst particular communities, and for attracting additional resources for growth and continued community building to create a center of mass</w:delText>
        </w:r>
        <w:r w:rsidR="007A3A5F" w:rsidRPr="00C0540F" w:rsidDel="00F63596">
          <w:rPr>
            <w:rFonts w:asciiTheme="minorHAnsi" w:hAnsiTheme="minorHAnsi"/>
            <w:sz w:val="24"/>
          </w:rPr>
          <w:delText xml:space="preserve">. </w:delText>
        </w:r>
        <w:r w:rsidR="005A4E2F" w:rsidDel="00F63596">
          <w:rPr>
            <w:rFonts w:asciiTheme="minorHAnsi" w:hAnsiTheme="minorHAnsi"/>
            <w:sz w:val="24"/>
          </w:rPr>
          <w:delText>While we find these trends encouraging, they</w:delText>
        </w:r>
        <w:r w:rsidRPr="00C0540F" w:rsidDel="00F63596">
          <w:rPr>
            <w:rFonts w:asciiTheme="minorHAnsi" w:hAnsiTheme="minorHAnsi"/>
            <w:sz w:val="24"/>
          </w:rPr>
          <w:delText xml:space="preserve"> do not, however, say much about the qualitative aspects of the service or </w:delText>
        </w:r>
        <w:r w:rsidR="00316621" w:rsidDel="00F63596">
          <w:rPr>
            <w:rFonts w:asciiTheme="minorHAnsi" w:hAnsiTheme="minorHAnsi"/>
            <w:sz w:val="24"/>
          </w:rPr>
          <w:delText xml:space="preserve">the </w:delText>
        </w:r>
        <w:r w:rsidRPr="00C0540F" w:rsidDel="00F63596">
          <w:rPr>
            <w:rFonts w:asciiTheme="minorHAnsi" w:hAnsiTheme="minorHAnsi"/>
            <w:sz w:val="24"/>
          </w:rPr>
          <w:delText>impact that data management planning has upon success in research, compliance with requirements, or more openness of research data.</w:delText>
        </w:r>
      </w:del>
    </w:p>
    <w:p w14:paraId="4E63A411" w14:textId="164FB522" w:rsidR="00B406E6" w:rsidDel="00F63596" w:rsidRDefault="00E84919" w:rsidP="001F15AE">
      <w:pPr>
        <w:pStyle w:val="Normal1"/>
        <w:spacing w:line="480" w:lineRule="auto"/>
        <w:ind w:firstLine="720"/>
        <w:rPr>
          <w:del w:id="144" w:author="Sherry Lake" w:date="2016-02-01T14:51:00Z"/>
          <w:rFonts w:asciiTheme="minorHAnsi" w:hAnsiTheme="minorHAnsi"/>
          <w:sz w:val="24"/>
        </w:rPr>
      </w:pPr>
      <w:del w:id="145" w:author="Sherry Lake" w:date="2016-02-01T14:51:00Z">
        <w:r w:rsidRPr="00C0540F" w:rsidDel="00F63596">
          <w:rPr>
            <w:rFonts w:asciiTheme="minorHAnsi" w:hAnsiTheme="minorHAnsi"/>
            <w:sz w:val="24"/>
          </w:rPr>
          <w:delText>The DMPTool2 project aims to improve what we can learn from use of the service</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Current plans aim to look at factors such as adoption of new functionality by existing users, recruitment of new users, and recruitment of new developers contributing to the code base</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 xml:space="preserve">These elements </w:delText>
        </w:r>
        <w:r w:rsidR="004301AA" w:rsidRPr="00C0540F" w:rsidDel="00F63596">
          <w:rPr>
            <w:rFonts w:asciiTheme="minorHAnsi" w:hAnsiTheme="minorHAnsi"/>
            <w:sz w:val="24"/>
          </w:rPr>
          <w:delText xml:space="preserve">hopefully </w:delText>
        </w:r>
        <w:r w:rsidRPr="00C0540F" w:rsidDel="00F63596">
          <w:rPr>
            <w:rFonts w:asciiTheme="minorHAnsi" w:hAnsiTheme="minorHAnsi"/>
            <w:sz w:val="24"/>
          </w:rPr>
          <w:delText>will shed light on the best places to focus outreach and educational efforts</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 xml:space="preserve">Likewise, the project will dig deeper to identify which characteristics may influence higher institutional use rates, and consequently (if possible), better </w:delText>
        </w:r>
        <w:r w:rsidR="004301AA" w:rsidDel="00F63596">
          <w:rPr>
            <w:rFonts w:asciiTheme="minorHAnsi" w:hAnsiTheme="minorHAnsi"/>
            <w:sz w:val="24"/>
          </w:rPr>
          <w:delText>DM</w:delText>
        </w:r>
        <w:r w:rsidRPr="00C0540F" w:rsidDel="00F63596">
          <w:rPr>
            <w:rFonts w:asciiTheme="minorHAnsi" w:hAnsiTheme="minorHAnsi"/>
            <w:sz w:val="24"/>
          </w:rPr>
          <w:delText xml:space="preserve"> practices amongst researchers</w:delText>
        </w:r>
        <w:r w:rsidR="007A3A5F" w:rsidRPr="00C0540F" w:rsidDel="00F63596">
          <w:rPr>
            <w:rFonts w:asciiTheme="minorHAnsi" w:hAnsiTheme="minorHAnsi"/>
            <w:sz w:val="24"/>
          </w:rPr>
          <w:delText xml:space="preserve">. </w:delText>
        </w:r>
      </w:del>
    </w:p>
    <w:p w14:paraId="095CA5B0" w14:textId="6653FF4C" w:rsidR="00E84919" w:rsidRPr="00C0540F" w:rsidDel="00F63596" w:rsidRDefault="00E84919" w:rsidP="001F15AE">
      <w:pPr>
        <w:pStyle w:val="Normal1"/>
        <w:spacing w:line="480" w:lineRule="auto"/>
        <w:ind w:firstLine="720"/>
        <w:rPr>
          <w:del w:id="146" w:author="Sherry Lake" w:date="2016-02-01T14:51:00Z"/>
          <w:rFonts w:asciiTheme="minorHAnsi" w:hAnsiTheme="minorHAnsi"/>
          <w:sz w:val="24"/>
        </w:rPr>
      </w:pPr>
      <w:del w:id="147" w:author="Sherry Lake" w:date="2016-02-01T14:51:00Z">
        <w:r w:rsidRPr="00C0540F" w:rsidDel="00F63596">
          <w:rPr>
            <w:rFonts w:asciiTheme="minorHAnsi" w:hAnsiTheme="minorHAnsi"/>
            <w:sz w:val="24"/>
          </w:rPr>
          <w:delText>One area that currently looks promising is the institutional adoption demonstrated by integration of DMPTool with local Shibboleth authentication</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 xml:space="preserve">As one might suspect, taking the step of setting up authentication often also leads to broader promotion at the institutional level, which leads to more opportunities to pull together institutional </w:delText>
        </w:r>
        <w:r w:rsidR="004301AA" w:rsidDel="00F63596">
          <w:rPr>
            <w:rFonts w:asciiTheme="minorHAnsi" w:hAnsiTheme="minorHAnsi"/>
            <w:sz w:val="24"/>
          </w:rPr>
          <w:delText>DM</w:delText>
        </w:r>
        <w:r w:rsidRPr="00C0540F" w:rsidDel="00F63596">
          <w:rPr>
            <w:rFonts w:asciiTheme="minorHAnsi" w:hAnsiTheme="minorHAnsi"/>
            <w:sz w:val="24"/>
          </w:rPr>
          <w:delText xml:space="preserve"> support providers into one service point, which leads to better awareness and informed decision-making by researchers, and lastly</w:delText>
        </w:r>
        <w:r w:rsidR="004301AA" w:rsidDel="00F63596">
          <w:rPr>
            <w:rFonts w:asciiTheme="minorHAnsi" w:hAnsiTheme="minorHAnsi"/>
            <w:sz w:val="24"/>
          </w:rPr>
          <w:delText>,</w:delText>
        </w:r>
        <w:r w:rsidRPr="00C0540F" w:rsidDel="00F63596">
          <w:rPr>
            <w:rFonts w:asciiTheme="minorHAnsi" w:hAnsiTheme="minorHAnsi"/>
            <w:sz w:val="24"/>
          </w:rPr>
          <w:delText xml:space="preserve"> which will hopefully result in better data management plans and practices</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 xml:space="preserve">DMPTool usage data </w:delText>
        </w:r>
        <w:r w:rsidRPr="004301AA" w:rsidDel="00F63596">
          <w:rPr>
            <w:rFonts w:asciiTheme="minorHAnsi" w:hAnsiTheme="minorHAnsi"/>
            <w:sz w:val="24"/>
          </w:rPr>
          <w:delText xml:space="preserve">amongst </w:delText>
        </w:r>
        <w:r w:rsidR="004301AA" w:rsidRPr="001F15AE" w:rsidDel="00F63596">
          <w:rPr>
            <w:rStyle w:val="Emphasis"/>
            <w:rFonts w:asciiTheme="minorHAnsi" w:hAnsiTheme="minorHAnsi"/>
            <w:bCs/>
            <w:i w:val="0"/>
            <w:iCs w:val="0"/>
            <w:color w:val="444444"/>
            <w:sz w:val="24"/>
            <w:shd w:val="clear" w:color="auto" w:fill="FFFFFF"/>
          </w:rPr>
          <w:delText>Association of Research Libraries</w:delText>
        </w:r>
        <w:r w:rsidR="004301AA" w:rsidRPr="004301AA" w:rsidDel="00F63596">
          <w:rPr>
            <w:rFonts w:asciiTheme="minorHAnsi" w:hAnsiTheme="minorHAnsi"/>
            <w:sz w:val="24"/>
          </w:rPr>
          <w:delText xml:space="preserve"> (</w:delText>
        </w:r>
        <w:r w:rsidRPr="005F0AAC" w:rsidDel="00F63596">
          <w:rPr>
            <w:rFonts w:asciiTheme="minorHAnsi" w:hAnsiTheme="minorHAnsi"/>
            <w:sz w:val="24"/>
          </w:rPr>
          <w:delText>ARL</w:delText>
        </w:r>
        <w:r w:rsidR="004301AA" w:rsidDel="00F63596">
          <w:rPr>
            <w:rFonts w:asciiTheme="minorHAnsi" w:hAnsiTheme="minorHAnsi"/>
            <w:sz w:val="24"/>
          </w:rPr>
          <w:delText>)</w:delText>
        </w:r>
        <w:r w:rsidRPr="00C0540F" w:rsidDel="00F63596">
          <w:rPr>
            <w:rFonts w:asciiTheme="minorHAnsi" w:hAnsiTheme="minorHAnsi"/>
            <w:sz w:val="24"/>
          </w:rPr>
          <w:delText xml:space="preserve"> institutions indicates this type of trend, but more thorough analysis will need to be done in future project development before releasing any conclusive results</w:delText>
        </w:r>
        <w:r w:rsidR="007A3A5F" w:rsidRPr="00C0540F" w:rsidDel="00F63596">
          <w:rPr>
            <w:rFonts w:asciiTheme="minorHAnsi" w:hAnsiTheme="minorHAnsi"/>
            <w:sz w:val="24"/>
          </w:rPr>
          <w:delText xml:space="preserve">. </w:delText>
        </w:r>
      </w:del>
    </w:p>
    <w:p w14:paraId="1E19DA6B" w14:textId="48F0EBFC" w:rsidR="00E84919" w:rsidRPr="00C0540F" w:rsidDel="00F63596" w:rsidRDefault="00E84919" w:rsidP="001F15AE">
      <w:pPr>
        <w:pStyle w:val="Normal1"/>
        <w:spacing w:line="480" w:lineRule="auto"/>
        <w:ind w:firstLine="361"/>
        <w:rPr>
          <w:del w:id="148" w:author="Sherry Lake" w:date="2016-02-01T14:51:00Z"/>
          <w:rFonts w:asciiTheme="minorHAnsi" w:hAnsiTheme="minorHAnsi"/>
          <w:sz w:val="24"/>
        </w:rPr>
      </w:pPr>
      <w:del w:id="149" w:author="Sherry Lake" w:date="2016-02-01T14:51:00Z">
        <w:r w:rsidRPr="00C0540F" w:rsidDel="00F63596">
          <w:rPr>
            <w:rFonts w:asciiTheme="minorHAnsi" w:hAnsiTheme="minorHAnsi"/>
            <w:sz w:val="24"/>
          </w:rPr>
          <w:delText>Although the factors outlined above are important in evaluating value and impact, we also recognize that there will need to be continued attention to how services and tools like these impact broader issues in data management planning</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Some questions might include:</w:delText>
        </w:r>
      </w:del>
    </w:p>
    <w:p w14:paraId="60DCF384" w14:textId="5EF7A029" w:rsidR="00E84919" w:rsidRPr="00C0540F" w:rsidDel="00F63596" w:rsidRDefault="00E84919" w:rsidP="00C0540F">
      <w:pPr>
        <w:pStyle w:val="Normal1"/>
        <w:numPr>
          <w:ilvl w:val="0"/>
          <w:numId w:val="3"/>
        </w:numPr>
        <w:spacing w:line="480" w:lineRule="auto"/>
        <w:ind w:hanging="359"/>
        <w:rPr>
          <w:del w:id="150" w:author="Sherry Lake" w:date="2016-02-01T14:51:00Z"/>
          <w:rFonts w:asciiTheme="minorHAnsi" w:hAnsiTheme="minorHAnsi"/>
          <w:sz w:val="24"/>
        </w:rPr>
      </w:pPr>
      <w:del w:id="151" w:author="Sherry Lake" w:date="2016-02-01T14:51:00Z">
        <w:r w:rsidRPr="00C0540F" w:rsidDel="00F63596">
          <w:rPr>
            <w:rFonts w:asciiTheme="minorHAnsi" w:hAnsiTheme="minorHAnsi"/>
            <w:sz w:val="24"/>
          </w:rPr>
          <w:delText>Does data management planning support provided by the DMPTool lead to improved data management practices and outcomes?</w:delText>
        </w:r>
      </w:del>
    </w:p>
    <w:p w14:paraId="1776F515" w14:textId="052A5A25" w:rsidR="00E84919" w:rsidRPr="00C0540F" w:rsidDel="00F63596" w:rsidRDefault="00E84919" w:rsidP="00C0540F">
      <w:pPr>
        <w:pStyle w:val="Normal1"/>
        <w:numPr>
          <w:ilvl w:val="0"/>
          <w:numId w:val="3"/>
        </w:numPr>
        <w:spacing w:line="480" w:lineRule="auto"/>
        <w:ind w:hanging="359"/>
        <w:rPr>
          <w:del w:id="152" w:author="Sherry Lake" w:date="2016-02-01T14:51:00Z"/>
          <w:rFonts w:asciiTheme="minorHAnsi" w:hAnsiTheme="minorHAnsi"/>
          <w:sz w:val="24"/>
        </w:rPr>
      </w:pPr>
      <w:del w:id="153" w:author="Sherry Lake" w:date="2016-02-01T14:51:00Z">
        <w:r w:rsidRPr="00C0540F" w:rsidDel="00F63596">
          <w:rPr>
            <w:rFonts w:asciiTheme="minorHAnsi" w:hAnsiTheme="minorHAnsi"/>
            <w:sz w:val="24"/>
          </w:rPr>
          <w:delText>Does use of the DMPTool correlate with funding proposal acceptance?</w:delText>
        </w:r>
      </w:del>
    </w:p>
    <w:p w14:paraId="49A4F035" w14:textId="575655F1" w:rsidR="00E84919" w:rsidRPr="00C0540F" w:rsidDel="00F63596" w:rsidRDefault="00E84919" w:rsidP="00C0540F">
      <w:pPr>
        <w:pStyle w:val="Normal1"/>
        <w:numPr>
          <w:ilvl w:val="0"/>
          <w:numId w:val="3"/>
        </w:numPr>
        <w:spacing w:line="480" w:lineRule="auto"/>
        <w:ind w:hanging="359"/>
        <w:rPr>
          <w:del w:id="154" w:author="Sherry Lake" w:date="2016-02-01T14:51:00Z"/>
          <w:rFonts w:asciiTheme="minorHAnsi" w:hAnsiTheme="minorHAnsi"/>
          <w:sz w:val="24"/>
        </w:rPr>
      </w:pPr>
      <w:del w:id="155" w:author="Sherry Lake" w:date="2016-02-01T14:51:00Z">
        <w:r w:rsidRPr="00C0540F" w:rsidDel="00F63596">
          <w:rPr>
            <w:rFonts w:asciiTheme="minorHAnsi" w:hAnsiTheme="minorHAnsi"/>
            <w:sz w:val="24"/>
          </w:rPr>
          <w:delText xml:space="preserve">Does the DMPTool actually save </w:delText>
        </w:r>
        <w:r w:rsidR="001E54D0" w:rsidDel="00F63596">
          <w:rPr>
            <w:rFonts w:asciiTheme="minorHAnsi" w:hAnsiTheme="minorHAnsi"/>
            <w:sz w:val="24"/>
          </w:rPr>
          <w:delText xml:space="preserve">the </w:delText>
        </w:r>
        <w:r w:rsidRPr="00C0540F" w:rsidDel="00F63596">
          <w:rPr>
            <w:rFonts w:asciiTheme="minorHAnsi" w:hAnsiTheme="minorHAnsi"/>
            <w:sz w:val="24"/>
          </w:rPr>
          <w:delText>researcher time and effort during proposal writing?</w:delText>
        </w:r>
      </w:del>
    </w:p>
    <w:p w14:paraId="57A00954" w14:textId="50C4F14B" w:rsidR="00E84919" w:rsidRPr="00C0540F" w:rsidDel="00F63596" w:rsidRDefault="00E84919" w:rsidP="00C0540F">
      <w:pPr>
        <w:pStyle w:val="Normal1"/>
        <w:numPr>
          <w:ilvl w:val="0"/>
          <w:numId w:val="3"/>
        </w:numPr>
        <w:spacing w:line="480" w:lineRule="auto"/>
        <w:ind w:hanging="359"/>
        <w:rPr>
          <w:del w:id="156" w:author="Sherry Lake" w:date="2016-02-01T14:51:00Z"/>
          <w:rFonts w:asciiTheme="minorHAnsi" w:hAnsiTheme="minorHAnsi"/>
          <w:sz w:val="24"/>
        </w:rPr>
      </w:pPr>
      <w:del w:id="157" w:author="Sherry Lake" w:date="2016-02-01T14:51:00Z">
        <w:r w:rsidRPr="00C0540F" w:rsidDel="00F63596">
          <w:rPr>
            <w:rFonts w:asciiTheme="minorHAnsi" w:hAnsiTheme="minorHAnsi"/>
            <w:sz w:val="24"/>
          </w:rPr>
          <w:delText>Does the DMPTool improve the efficiency or effectiveness of institutional data curation service providers?</w:delText>
        </w:r>
      </w:del>
    </w:p>
    <w:p w14:paraId="3192C0D2" w14:textId="6AA22721" w:rsidR="00E84919" w:rsidRPr="00C0540F" w:rsidDel="00F63596" w:rsidRDefault="00E84919" w:rsidP="00C0540F">
      <w:pPr>
        <w:pStyle w:val="Normal1"/>
        <w:numPr>
          <w:ilvl w:val="0"/>
          <w:numId w:val="3"/>
        </w:numPr>
        <w:spacing w:line="480" w:lineRule="auto"/>
        <w:ind w:hanging="359"/>
        <w:rPr>
          <w:del w:id="158" w:author="Sherry Lake" w:date="2016-02-01T14:51:00Z"/>
          <w:rFonts w:asciiTheme="minorHAnsi" w:hAnsiTheme="minorHAnsi"/>
          <w:sz w:val="24"/>
        </w:rPr>
      </w:pPr>
      <w:del w:id="159" w:author="Sherry Lake" w:date="2016-02-01T14:51:00Z">
        <w:r w:rsidRPr="00C0540F" w:rsidDel="00F63596">
          <w:rPr>
            <w:rFonts w:asciiTheme="minorHAnsi" w:hAnsiTheme="minorHAnsi"/>
            <w:sz w:val="24"/>
          </w:rPr>
          <w:delText xml:space="preserve">Does use of </w:delText>
        </w:r>
        <w:r w:rsidR="001E54D0" w:rsidDel="00F63596">
          <w:rPr>
            <w:rFonts w:asciiTheme="minorHAnsi" w:hAnsiTheme="minorHAnsi"/>
            <w:sz w:val="24"/>
          </w:rPr>
          <w:delText>DMPs</w:delText>
        </w:r>
        <w:r w:rsidRPr="00C0540F" w:rsidDel="00F63596">
          <w:rPr>
            <w:rFonts w:asciiTheme="minorHAnsi" w:hAnsiTheme="minorHAnsi"/>
            <w:sz w:val="24"/>
          </w:rPr>
          <w:delText xml:space="preserve"> lead to increased data publication, citation, and sharing, and if so, does that sharing enable avenues of scholarly research and discourse that might not otherwise occur?</w:delText>
        </w:r>
      </w:del>
    </w:p>
    <w:p w14:paraId="0D16CD7A" w14:textId="1A7E2C0A" w:rsidR="00552EEB" w:rsidRPr="00C0540F" w:rsidDel="00F63596" w:rsidRDefault="00552EEB" w:rsidP="00C0540F">
      <w:pPr>
        <w:pStyle w:val="Normal1"/>
        <w:spacing w:line="480" w:lineRule="auto"/>
        <w:rPr>
          <w:del w:id="160" w:author="Sherry Lake" w:date="2016-02-01T14:51:00Z"/>
          <w:rFonts w:asciiTheme="minorHAnsi" w:hAnsiTheme="minorHAnsi"/>
          <w:sz w:val="24"/>
        </w:rPr>
      </w:pPr>
      <w:del w:id="161" w:author="Sherry Lake" w:date="2016-02-01T14:51:00Z">
        <w:r w:rsidRPr="00C0540F" w:rsidDel="00F63596">
          <w:rPr>
            <w:rFonts w:asciiTheme="minorHAnsi" w:hAnsiTheme="minorHAnsi"/>
            <w:sz w:val="24"/>
          </w:rPr>
          <w:delText xml:space="preserve">Some of these questions may be </w:delText>
        </w:r>
        <w:r w:rsidR="000C6FF9" w:rsidRPr="00C0540F" w:rsidDel="00F63596">
          <w:rPr>
            <w:rFonts w:asciiTheme="minorHAnsi" w:hAnsiTheme="minorHAnsi"/>
            <w:sz w:val="24"/>
          </w:rPr>
          <w:delText>possible to answer</w:delText>
        </w:r>
        <w:r w:rsidRPr="00C0540F" w:rsidDel="00F63596">
          <w:rPr>
            <w:rFonts w:asciiTheme="minorHAnsi" w:hAnsiTheme="minorHAnsi"/>
            <w:sz w:val="24"/>
          </w:rPr>
          <w:delText xml:space="preserve"> through the </w:delText>
        </w:r>
        <w:r w:rsidR="000C6FF9" w:rsidRPr="00C0540F" w:rsidDel="00F63596">
          <w:rPr>
            <w:rFonts w:asciiTheme="minorHAnsi" w:hAnsiTheme="minorHAnsi"/>
            <w:sz w:val="24"/>
          </w:rPr>
          <w:delText xml:space="preserve">planned </w:delText>
        </w:r>
        <w:r w:rsidRPr="00C0540F" w:rsidDel="00F63596">
          <w:rPr>
            <w:rFonts w:asciiTheme="minorHAnsi" w:hAnsiTheme="minorHAnsi"/>
            <w:sz w:val="24"/>
          </w:rPr>
          <w:delText xml:space="preserve">addition of institutionally oriented business intelligence and mining functions in DMPTool2. For information professionals, this may mean gaining a better understanding of research practices and behaviors, anticipating demands on repositories, or gauging how well researchers understand intellectual property ownership and responsibilities, all gained with little to no interruption of the researcher. Having access to such information may allow for more intelligence, user-oriented design of services, infrastructure, policies, and better anticipation of staffing needs, with minimal cost, effort, and possibly more candid responses. Although these functional needs have been expressed by a number of different institutions, </w:delText>
        </w:r>
        <w:r w:rsidR="009D79DD" w:rsidRPr="00C0540F" w:rsidDel="00F63596">
          <w:rPr>
            <w:rFonts w:asciiTheme="minorHAnsi" w:hAnsiTheme="minorHAnsi"/>
            <w:sz w:val="24"/>
          </w:rPr>
          <w:delText xml:space="preserve">and the team recognizes their value, </w:delText>
        </w:r>
        <w:r w:rsidRPr="00C0540F" w:rsidDel="00F63596">
          <w:rPr>
            <w:rFonts w:asciiTheme="minorHAnsi" w:hAnsiTheme="minorHAnsi"/>
            <w:sz w:val="24"/>
          </w:rPr>
          <w:delText xml:space="preserve">there are still a variety of policy concerns that will need exploration. </w:delText>
        </w:r>
      </w:del>
    </w:p>
    <w:p w14:paraId="653DC953" w14:textId="27245012" w:rsidR="00DD0E33" w:rsidRPr="00C0540F" w:rsidDel="00F63596" w:rsidRDefault="00DD0E33" w:rsidP="001F15AE">
      <w:pPr>
        <w:pStyle w:val="Normal1"/>
        <w:spacing w:line="480" w:lineRule="auto"/>
        <w:ind w:firstLine="720"/>
        <w:rPr>
          <w:del w:id="162" w:author="Sherry Lake" w:date="2016-02-01T14:51:00Z"/>
          <w:rFonts w:asciiTheme="minorHAnsi" w:hAnsiTheme="minorHAnsi"/>
          <w:sz w:val="24"/>
        </w:rPr>
      </w:pPr>
      <w:del w:id="163" w:author="Sherry Lake" w:date="2016-02-01T14:51:00Z">
        <w:r w:rsidDel="00F63596">
          <w:rPr>
            <w:rFonts w:asciiTheme="minorHAnsi" w:hAnsiTheme="minorHAnsi"/>
            <w:sz w:val="24"/>
          </w:rPr>
          <w:delText xml:space="preserve">While it may not yet be possible to demonstrate true correlation between the use of the DMPTool and improved data management practices, we believe that use of the DMPTool is a straightforward and easy way for libraries to become more active and engaged in the </w:delText>
        </w:r>
        <w:r w:rsidR="001E54D0" w:rsidDel="00F63596">
          <w:rPr>
            <w:rFonts w:asciiTheme="minorHAnsi" w:hAnsiTheme="minorHAnsi"/>
            <w:sz w:val="24"/>
          </w:rPr>
          <w:delText>DM</w:delText>
        </w:r>
        <w:r w:rsidDel="00F63596">
          <w:rPr>
            <w:rFonts w:asciiTheme="minorHAnsi" w:hAnsiTheme="minorHAnsi"/>
            <w:sz w:val="24"/>
          </w:rPr>
          <w:delText xml:space="preserve"> conversation.</w:delText>
        </w:r>
        <w:r w:rsidR="00F05DE2" w:rsidDel="00F63596">
          <w:rPr>
            <w:rFonts w:asciiTheme="minorHAnsi" w:hAnsiTheme="minorHAnsi"/>
            <w:sz w:val="24"/>
          </w:rPr>
          <w:delText xml:space="preserve"> </w:delText>
        </w:r>
        <w:r w:rsidDel="00F63596">
          <w:rPr>
            <w:rFonts w:asciiTheme="minorHAnsi" w:hAnsiTheme="minorHAnsi"/>
            <w:sz w:val="24"/>
          </w:rPr>
          <w:delText>Our hope is that the structure of the tool facilitates a positive DMP experience for researchers, and leads to learning and insights by librarians and other support providers.</w:delText>
        </w:r>
        <w:r w:rsidR="00F05DE2" w:rsidDel="00F63596">
          <w:rPr>
            <w:rFonts w:asciiTheme="minorHAnsi" w:hAnsiTheme="minorHAnsi"/>
            <w:sz w:val="24"/>
          </w:rPr>
          <w:delText xml:space="preserve"> </w:delText>
        </w:r>
        <w:r w:rsidDel="00F63596">
          <w:rPr>
            <w:rFonts w:asciiTheme="minorHAnsi" w:hAnsiTheme="minorHAnsi"/>
            <w:sz w:val="24"/>
          </w:rPr>
          <w:delText>It is very easy to get started.</w:delText>
        </w:r>
        <w:r w:rsidR="00F05DE2" w:rsidDel="00F63596">
          <w:rPr>
            <w:rFonts w:asciiTheme="minorHAnsi" w:hAnsiTheme="minorHAnsi"/>
            <w:sz w:val="24"/>
          </w:rPr>
          <w:delText xml:space="preserve"> </w:delText>
        </w:r>
        <w:r w:rsidDel="00F63596">
          <w:rPr>
            <w:rFonts w:asciiTheme="minorHAnsi" w:hAnsiTheme="minorHAnsi"/>
            <w:sz w:val="24"/>
          </w:rPr>
          <w:delText xml:space="preserve">Simply visit </w:delText>
        </w:r>
        <w:commentRangeStart w:id="164"/>
        <w:r w:rsidR="00FA5672" w:rsidDel="00F63596">
          <w:fldChar w:fldCharType="begin"/>
        </w:r>
        <w:r w:rsidR="00FA5672" w:rsidDel="00F63596">
          <w:delInstrText xml:space="preserve"> HYPERLINK "http://dmptool.org" </w:delInstrText>
        </w:r>
        <w:r w:rsidR="00FA5672" w:rsidDel="00F63596">
          <w:fldChar w:fldCharType="separate"/>
        </w:r>
        <w:r w:rsidRPr="00C54FD8" w:rsidDel="00F63596">
          <w:rPr>
            <w:rStyle w:val="Hyperlink"/>
            <w:rFonts w:asciiTheme="minorHAnsi" w:hAnsiTheme="minorHAnsi"/>
            <w:sz w:val="24"/>
          </w:rPr>
          <w:delText>http://dmptool.org</w:delText>
        </w:r>
        <w:r w:rsidR="00FA5672" w:rsidDel="00F63596">
          <w:rPr>
            <w:rStyle w:val="Hyperlink"/>
            <w:rFonts w:asciiTheme="minorHAnsi" w:hAnsiTheme="minorHAnsi"/>
            <w:sz w:val="24"/>
          </w:rPr>
          <w:fldChar w:fldCharType="end"/>
        </w:r>
        <w:commentRangeEnd w:id="164"/>
        <w:r w:rsidR="001E54D0" w:rsidDel="00F63596">
          <w:rPr>
            <w:rStyle w:val="CommentReference"/>
            <w:rFonts w:asciiTheme="minorHAnsi" w:eastAsiaTheme="minorEastAsia" w:hAnsiTheme="minorHAnsi" w:cstheme="minorBidi"/>
            <w:color w:val="auto"/>
            <w:lang w:eastAsia="en-US"/>
          </w:rPr>
          <w:commentReference w:id="164"/>
        </w:r>
        <w:r w:rsidDel="00F63596">
          <w:rPr>
            <w:rFonts w:asciiTheme="minorHAnsi" w:hAnsiTheme="minorHAnsi"/>
            <w:sz w:val="24"/>
          </w:rPr>
          <w:delText xml:space="preserve"> to find more details on setting up an institutional profile to support your researchers.</w:delText>
        </w:r>
      </w:del>
    </w:p>
    <w:p w14:paraId="1C0A0ADD" w14:textId="37208EBE" w:rsidR="00E84919" w:rsidRPr="00C0540F" w:rsidDel="00F63596" w:rsidRDefault="00E84919" w:rsidP="00C0540F">
      <w:pPr>
        <w:widowControl w:val="0"/>
        <w:autoSpaceDE w:val="0"/>
        <w:autoSpaceDN w:val="0"/>
        <w:adjustRightInd w:val="0"/>
        <w:spacing w:line="480" w:lineRule="auto"/>
        <w:rPr>
          <w:del w:id="165" w:author="Sherry Lake" w:date="2016-02-01T14:51:00Z"/>
          <w:b/>
        </w:rPr>
      </w:pPr>
    </w:p>
    <w:p w14:paraId="37D8F227" w14:textId="5D32A9EF" w:rsidR="00E84919" w:rsidRPr="00C0540F" w:rsidDel="00F63596" w:rsidRDefault="00917DEF" w:rsidP="00C0540F">
      <w:pPr>
        <w:pStyle w:val="Normal1"/>
        <w:spacing w:line="480" w:lineRule="auto"/>
        <w:rPr>
          <w:del w:id="166" w:author="Sherry Lake" w:date="2016-02-01T14:51:00Z"/>
          <w:rFonts w:asciiTheme="minorHAnsi" w:hAnsiTheme="minorHAnsi"/>
          <w:sz w:val="24"/>
        </w:rPr>
      </w:pPr>
      <w:del w:id="167" w:author="Sherry Lake" w:date="2016-02-01T14:51:00Z">
        <w:r w:rsidRPr="00C0540F" w:rsidDel="00F63596">
          <w:rPr>
            <w:rFonts w:asciiTheme="minorHAnsi" w:hAnsiTheme="minorHAnsi"/>
            <w:b/>
            <w:sz w:val="24"/>
          </w:rPr>
          <w:delText>Conclusion</w:delText>
        </w:r>
      </w:del>
    </w:p>
    <w:p w14:paraId="068A6358" w14:textId="4F1EF92E" w:rsidR="000568A0" w:rsidRPr="00C0540F" w:rsidDel="00F63596" w:rsidRDefault="000568A0" w:rsidP="00C0540F">
      <w:pPr>
        <w:pStyle w:val="Normal1"/>
        <w:spacing w:line="480" w:lineRule="auto"/>
        <w:rPr>
          <w:del w:id="168" w:author="Sherry Lake" w:date="2016-02-01T14:51:00Z"/>
          <w:rFonts w:asciiTheme="minorHAnsi" w:hAnsiTheme="minorHAnsi"/>
          <w:sz w:val="24"/>
        </w:rPr>
      </w:pPr>
      <w:del w:id="169" w:author="Sherry Lake" w:date="2016-02-01T14:51:00Z">
        <w:r w:rsidRPr="00C0540F" w:rsidDel="00F63596">
          <w:rPr>
            <w:rFonts w:asciiTheme="minorHAnsi" w:hAnsiTheme="minorHAnsi"/>
            <w:sz w:val="24"/>
          </w:rPr>
          <w:delText xml:space="preserve">Given the points raised here, we argue that research data management </w:delText>
        </w:r>
        <w:r w:rsidR="00C15A8A" w:rsidDel="00F63596">
          <w:rPr>
            <w:rFonts w:asciiTheme="minorHAnsi" w:hAnsiTheme="minorHAnsi"/>
            <w:sz w:val="24"/>
          </w:rPr>
          <w:delText xml:space="preserve">assessment and planning tools can add tremendous value to the </w:delText>
        </w:r>
        <w:r w:rsidRPr="00C0540F" w:rsidDel="00F63596">
          <w:rPr>
            <w:rFonts w:asciiTheme="minorHAnsi" w:hAnsiTheme="minorHAnsi"/>
            <w:sz w:val="24"/>
          </w:rPr>
          <w:delText>services provided by information professionals to the research community today, and can become a true game changer</w:delText>
        </w:r>
        <w:r w:rsidR="007A3A5F" w:rsidRPr="00C0540F" w:rsidDel="00F63596">
          <w:rPr>
            <w:rFonts w:asciiTheme="minorHAnsi" w:hAnsiTheme="minorHAnsi"/>
            <w:sz w:val="24"/>
          </w:rPr>
          <w:delText xml:space="preserve">. </w:delText>
        </w:r>
        <w:r w:rsidRPr="00C0540F" w:rsidDel="00F63596">
          <w:rPr>
            <w:rFonts w:asciiTheme="minorHAnsi" w:hAnsiTheme="minorHAnsi"/>
            <w:sz w:val="24"/>
          </w:rPr>
          <w:delText xml:space="preserve">With this opportunity </w:delText>
        </w:r>
        <w:r w:rsidR="00917DEF" w:rsidRPr="00C0540F" w:rsidDel="00F63596">
          <w:rPr>
            <w:rFonts w:asciiTheme="minorHAnsi" w:hAnsiTheme="minorHAnsi"/>
            <w:sz w:val="24"/>
          </w:rPr>
          <w:delText>come</w:delText>
        </w:r>
        <w:r w:rsidRPr="00C0540F" w:rsidDel="00F63596">
          <w:rPr>
            <w:rFonts w:asciiTheme="minorHAnsi" w:hAnsiTheme="minorHAnsi"/>
            <w:sz w:val="24"/>
          </w:rPr>
          <w:delText xml:space="preserve"> expectations for very high</w:delText>
        </w:r>
        <w:r w:rsidR="00236CEE" w:rsidDel="00F63596">
          <w:rPr>
            <w:rFonts w:asciiTheme="minorHAnsi" w:hAnsiTheme="minorHAnsi"/>
            <w:sz w:val="24"/>
          </w:rPr>
          <w:delText>-</w:delText>
        </w:r>
        <w:r w:rsidRPr="00C0540F" w:rsidDel="00F63596">
          <w:rPr>
            <w:rFonts w:asciiTheme="minorHAnsi" w:hAnsiTheme="minorHAnsi"/>
            <w:sz w:val="24"/>
          </w:rPr>
          <w:delText>quality products and services, which are tailored to the needs and culture of the academic research community</w:delText>
        </w:r>
        <w:r w:rsidR="007A3A5F" w:rsidRPr="00C0540F" w:rsidDel="00F63596">
          <w:rPr>
            <w:rFonts w:asciiTheme="minorHAnsi" w:hAnsiTheme="minorHAnsi"/>
            <w:sz w:val="24"/>
          </w:rPr>
          <w:delText xml:space="preserve">. </w:delText>
        </w:r>
      </w:del>
    </w:p>
    <w:p w14:paraId="6BE4EAC2" w14:textId="6DBEDCC0" w:rsidR="00167598" w:rsidRPr="00C0540F" w:rsidDel="00F63596" w:rsidRDefault="00C15A8A" w:rsidP="001F15AE">
      <w:pPr>
        <w:pStyle w:val="Normal1"/>
        <w:spacing w:line="480" w:lineRule="auto"/>
        <w:ind w:firstLine="720"/>
        <w:rPr>
          <w:del w:id="170" w:author="Sherry Lake" w:date="2016-02-01T14:51:00Z"/>
          <w:rFonts w:asciiTheme="minorHAnsi" w:hAnsiTheme="minorHAnsi"/>
          <w:sz w:val="24"/>
        </w:rPr>
      </w:pPr>
      <w:del w:id="171" w:author="Sherry Lake" w:date="2016-02-01T14:51:00Z">
        <w:r w:rsidDel="00F63596">
          <w:rPr>
            <w:rFonts w:asciiTheme="minorHAnsi" w:hAnsiTheme="minorHAnsi"/>
            <w:sz w:val="24"/>
          </w:rPr>
          <w:delText>Lastly, we</w:delText>
        </w:r>
        <w:r w:rsidRPr="00C0540F" w:rsidDel="00F63596">
          <w:rPr>
            <w:rFonts w:asciiTheme="minorHAnsi" w:hAnsiTheme="minorHAnsi"/>
            <w:sz w:val="24"/>
          </w:rPr>
          <w:delText xml:space="preserve"> </w:delText>
        </w:r>
        <w:r w:rsidR="00167598" w:rsidRPr="00C0540F" w:rsidDel="00F63596">
          <w:rPr>
            <w:rFonts w:asciiTheme="minorHAnsi" w:hAnsiTheme="minorHAnsi"/>
            <w:sz w:val="24"/>
          </w:rPr>
          <w:delText>believe that it is important to stress that improvement of data management practices must begin somewhere</w:delText>
        </w:r>
        <w:r w:rsidR="007A3A5F" w:rsidRPr="00C0540F" w:rsidDel="00F63596">
          <w:rPr>
            <w:rFonts w:asciiTheme="minorHAnsi" w:hAnsiTheme="minorHAnsi"/>
            <w:sz w:val="24"/>
          </w:rPr>
          <w:delText xml:space="preserve">. </w:delText>
        </w:r>
        <w:r w:rsidR="00167598" w:rsidRPr="00C0540F" w:rsidDel="00F63596">
          <w:rPr>
            <w:rFonts w:asciiTheme="minorHAnsi" w:hAnsiTheme="minorHAnsi"/>
            <w:sz w:val="24"/>
          </w:rPr>
          <w:delText>Going through the process of documenting existing practices affords everyone an opportunity to reflect and determine the best path toward improvement</w:delText>
        </w:r>
        <w:r w:rsidR="007A3A5F" w:rsidRPr="00C0540F" w:rsidDel="00F63596">
          <w:rPr>
            <w:rFonts w:asciiTheme="minorHAnsi" w:hAnsiTheme="minorHAnsi"/>
            <w:sz w:val="24"/>
          </w:rPr>
          <w:delText>.</w:delText>
        </w:r>
        <w:r w:rsidR="00F05DE2" w:rsidDel="00F63596">
          <w:rPr>
            <w:rFonts w:asciiTheme="minorHAnsi" w:hAnsiTheme="minorHAnsi"/>
            <w:sz w:val="24"/>
          </w:rPr>
          <w:delText xml:space="preserve"> </w:delText>
        </w:r>
        <w:r w:rsidR="00917DEF" w:rsidRPr="00C0540F" w:rsidDel="00F63596">
          <w:rPr>
            <w:rFonts w:asciiTheme="minorHAnsi" w:hAnsiTheme="minorHAnsi"/>
            <w:sz w:val="24"/>
          </w:rPr>
          <w:delText>Along these lines, having an active, operationally</w:delText>
        </w:r>
        <w:r w:rsidR="00236CEE" w:rsidDel="00F63596">
          <w:rPr>
            <w:rFonts w:asciiTheme="minorHAnsi" w:hAnsiTheme="minorHAnsi"/>
            <w:sz w:val="24"/>
          </w:rPr>
          <w:delText xml:space="preserve"> </w:delText>
        </w:r>
        <w:r w:rsidR="00917DEF" w:rsidRPr="00C0540F" w:rsidDel="00F63596">
          <w:rPr>
            <w:rFonts w:asciiTheme="minorHAnsi" w:hAnsiTheme="minorHAnsi"/>
            <w:sz w:val="24"/>
          </w:rPr>
          <w:delText xml:space="preserve">focused </w:delText>
        </w:r>
        <w:r w:rsidR="00FA221C" w:rsidDel="00F63596">
          <w:rPr>
            <w:rFonts w:asciiTheme="minorHAnsi" w:hAnsiTheme="minorHAnsi"/>
            <w:sz w:val="24"/>
          </w:rPr>
          <w:delText>DMP</w:delText>
        </w:r>
        <w:r w:rsidR="00917DEF" w:rsidRPr="00C0540F" w:rsidDel="00F63596">
          <w:rPr>
            <w:rFonts w:asciiTheme="minorHAnsi" w:hAnsiTheme="minorHAnsi"/>
            <w:sz w:val="24"/>
          </w:rPr>
          <w:delText xml:space="preserve"> will enable far easier and better planning for funding proposal data management plans, whether broad in scope or limited to data sharing interests.</w:delText>
        </w:r>
        <w:r w:rsidR="00F05DE2" w:rsidDel="00F63596">
          <w:rPr>
            <w:rFonts w:asciiTheme="minorHAnsi" w:hAnsiTheme="minorHAnsi"/>
            <w:sz w:val="24"/>
          </w:rPr>
          <w:delText xml:space="preserve"> </w:delText>
        </w:r>
        <w:r w:rsidDel="00F63596">
          <w:rPr>
            <w:rFonts w:asciiTheme="minorHAnsi" w:hAnsiTheme="minorHAnsi"/>
            <w:sz w:val="24"/>
          </w:rPr>
          <w:delText>We hope that additional i</w:delText>
        </w:r>
        <w:r w:rsidR="00917DEF" w:rsidRPr="00C0540F" w:rsidDel="00F63596">
          <w:rPr>
            <w:rFonts w:asciiTheme="minorHAnsi" w:hAnsiTheme="minorHAnsi"/>
            <w:sz w:val="24"/>
          </w:rPr>
          <w:delText>nformation professionals can employ the DMVitals and DMPTool to enhance initial data management support services, providing standardization, consistency, and scale.</w:delText>
        </w:r>
        <w:r w:rsidR="00F05DE2" w:rsidDel="00F63596">
          <w:rPr>
            <w:rFonts w:asciiTheme="minorHAnsi" w:hAnsiTheme="minorHAnsi"/>
            <w:sz w:val="24"/>
          </w:rPr>
          <w:delText xml:space="preserve"> </w:delText>
        </w:r>
      </w:del>
    </w:p>
    <w:p w14:paraId="5C4DD938" w14:textId="77777777" w:rsidR="00FA5672" w:rsidRDefault="00FA5672" w:rsidP="00F6773A">
      <w:pPr>
        <w:widowControl w:val="0"/>
        <w:autoSpaceDE w:val="0"/>
        <w:autoSpaceDN w:val="0"/>
        <w:adjustRightInd w:val="0"/>
        <w:rPr>
          <w:b/>
        </w:rPr>
      </w:pPr>
    </w:p>
    <w:p w14:paraId="7F48EA5C" w14:textId="117D767C" w:rsidR="00F6773A" w:rsidRPr="00322B85" w:rsidRDefault="00F6773A" w:rsidP="00F6773A">
      <w:pPr>
        <w:widowControl w:val="0"/>
        <w:autoSpaceDE w:val="0"/>
        <w:autoSpaceDN w:val="0"/>
        <w:adjustRightInd w:val="0"/>
        <w:rPr>
          <w:b/>
        </w:rPr>
      </w:pPr>
      <w:r w:rsidRPr="00322B85">
        <w:rPr>
          <w:b/>
        </w:rPr>
        <w:t>Acknowledgment</w:t>
      </w:r>
      <w:r>
        <w:rPr>
          <w:b/>
        </w:rPr>
        <w:t>s</w:t>
      </w:r>
    </w:p>
    <w:p w14:paraId="614743F6" w14:textId="77777777" w:rsidR="00B276A3" w:rsidRDefault="00F6773A" w:rsidP="00F63596">
      <w:pPr>
        <w:widowControl w:val="0"/>
        <w:autoSpaceDE w:val="0"/>
        <w:autoSpaceDN w:val="0"/>
        <w:adjustRightInd w:val="0"/>
        <w:rPr>
          <w:ins w:id="172" w:author="Sherry Lake" w:date="2016-02-01T15:14:00Z"/>
        </w:rPr>
      </w:pPr>
      <w:r>
        <w:t>We would like to acknowledge Susan Borda, a SciDaC</w:t>
      </w:r>
      <w:r w:rsidR="001505EE">
        <w:t xml:space="preserve"> Group</w:t>
      </w:r>
      <w:r>
        <w:t xml:space="preserve"> intern in the summer of 2011 and presently the Digital Curation Librarian at University of California-Merced, for her help on the creation and </w:t>
      </w:r>
      <w:r w:rsidRPr="00322B85">
        <w:t xml:space="preserve">development of the DMVitals tool. </w:t>
      </w:r>
    </w:p>
    <w:p w14:paraId="2B53C2A2" w14:textId="06071840" w:rsidR="00F6773A" w:rsidDel="00F63596" w:rsidRDefault="00F6773A" w:rsidP="00F63596">
      <w:pPr>
        <w:widowControl w:val="0"/>
        <w:autoSpaceDE w:val="0"/>
        <w:autoSpaceDN w:val="0"/>
        <w:adjustRightInd w:val="0"/>
        <w:rPr>
          <w:del w:id="173" w:author="Sherry Lake" w:date="2016-02-01T14:51:00Z"/>
        </w:rPr>
        <w:pPrChange w:id="174" w:author="Sherry Lake" w:date="2016-02-01T14:51:00Z">
          <w:pPr>
            <w:widowControl w:val="0"/>
            <w:autoSpaceDE w:val="0"/>
            <w:autoSpaceDN w:val="0"/>
            <w:adjustRightInd w:val="0"/>
          </w:pPr>
        </w:pPrChange>
      </w:pPr>
      <w:del w:id="175" w:author="Sherry Lake" w:date="2016-02-01T14:51:00Z">
        <w:r w:rsidDel="00F63596">
          <w:delText>We are most appreciative of our partners in the founding of the DMPTool: California Digital Library (UC3)</w:delText>
        </w:r>
        <w:r w:rsidR="00236CEE" w:rsidDel="00F63596">
          <w:delText>:</w:delText>
        </w:r>
        <w:r w:rsidDel="00F63596">
          <w:delText xml:space="preserve"> Patricia Cruse, Perry Willett, Marisa Strong, Tracy Seneca, Scott Fisher, Stephen Abrams, Mark Reyes, Margaret Low, and Carly Strasser; University of Illinois</w:delText>
        </w:r>
        <w:r w:rsidR="00236CEE" w:rsidDel="00F63596">
          <w:delText>:</w:delText>
        </w:r>
        <w:r w:rsidDel="00F63596">
          <w:delText xml:space="preserve"> Michael Grady, Sarah Shreeves, and Howard Ding; DataONE</w:delText>
        </w:r>
        <w:r w:rsidR="00236CEE" w:rsidDel="00F63596">
          <w:delText>:</w:delText>
        </w:r>
        <w:r w:rsidDel="00F63596">
          <w:delText xml:space="preserve"> Amber Budden; Smithsonian Institution</w:delText>
        </w:r>
        <w:r w:rsidR="00236CEE" w:rsidDel="00F63596">
          <w:delText>:</w:delText>
        </w:r>
        <w:r w:rsidDel="00F63596">
          <w:delText xml:space="preserve"> Thornton Staples, </w:delText>
        </w:r>
        <w:r w:rsidRPr="005F6AC1" w:rsidDel="00F63596">
          <w:delText>Günter</w:delText>
        </w:r>
        <w:r w:rsidDel="00F63596">
          <w:delText xml:space="preserve"> Waibel; UCLA</w:delText>
        </w:r>
        <w:r w:rsidR="00236CEE" w:rsidDel="00F63596">
          <w:delText>:</w:delText>
        </w:r>
        <w:r w:rsidDel="00F63596">
          <w:delText xml:space="preserve"> Todd Grappone, Gary Thompson, Sharon Farb, and Darrow Cole; UCSD</w:delText>
        </w:r>
        <w:r w:rsidR="00236CEE" w:rsidDel="00F63596">
          <w:delText>:</w:delText>
        </w:r>
        <w:r w:rsidDel="00F63596">
          <w:delText xml:space="preserve"> Brad Westbook; and UK’s Digital Curation Centre</w:delText>
        </w:r>
        <w:r w:rsidR="00236CEE" w:rsidDel="00F63596">
          <w:delText>:</w:delText>
        </w:r>
        <w:r w:rsidDel="00F63596">
          <w:delText xml:space="preserve"> Martin Donnelly.</w:delText>
        </w:r>
      </w:del>
    </w:p>
    <w:p w14:paraId="475E9A64" w14:textId="3B0BCF3D" w:rsidR="00F6773A" w:rsidDel="00F63596" w:rsidRDefault="00F6773A" w:rsidP="00F63596">
      <w:pPr>
        <w:widowControl w:val="0"/>
        <w:autoSpaceDE w:val="0"/>
        <w:autoSpaceDN w:val="0"/>
        <w:adjustRightInd w:val="0"/>
        <w:rPr>
          <w:del w:id="176" w:author="Sherry Lake" w:date="2016-02-01T14:51:00Z"/>
        </w:rPr>
        <w:pPrChange w:id="177" w:author="Sherry Lake" w:date="2016-02-01T14:51:00Z">
          <w:pPr>
            <w:widowControl w:val="0"/>
            <w:autoSpaceDE w:val="0"/>
            <w:autoSpaceDN w:val="0"/>
            <w:adjustRightInd w:val="0"/>
          </w:pPr>
        </w:pPrChange>
      </w:pPr>
    </w:p>
    <w:p w14:paraId="1355CA7E" w14:textId="4F1A3AE4" w:rsidR="00F6773A" w:rsidRPr="00322B85" w:rsidDel="00F63596" w:rsidRDefault="00F6773A" w:rsidP="00F63596">
      <w:pPr>
        <w:widowControl w:val="0"/>
        <w:autoSpaceDE w:val="0"/>
        <w:autoSpaceDN w:val="0"/>
        <w:adjustRightInd w:val="0"/>
        <w:rPr>
          <w:del w:id="178" w:author="Sherry Lake" w:date="2016-02-01T14:51:00Z"/>
          <w:b/>
        </w:rPr>
        <w:pPrChange w:id="179" w:author="Sherry Lake" w:date="2016-02-01T14:51:00Z">
          <w:pPr>
            <w:widowControl w:val="0"/>
            <w:autoSpaceDE w:val="0"/>
            <w:autoSpaceDN w:val="0"/>
            <w:adjustRightInd w:val="0"/>
          </w:pPr>
        </w:pPrChange>
      </w:pPr>
    </w:p>
    <w:p w14:paraId="5D460748" w14:textId="32E09F71" w:rsidR="00F6773A" w:rsidRPr="00AA7084" w:rsidDel="00F63596" w:rsidRDefault="00F6773A" w:rsidP="00F63596">
      <w:pPr>
        <w:widowControl w:val="0"/>
        <w:autoSpaceDE w:val="0"/>
        <w:autoSpaceDN w:val="0"/>
        <w:adjustRightInd w:val="0"/>
        <w:rPr>
          <w:del w:id="180" w:author="Sherry Lake" w:date="2016-02-01T14:51:00Z"/>
          <w:b/>
        </w:rPr>
        <w:pPrChange w:id="181" w:author="Sherry Lake" w:date="2016-02-01T14:51:00Z">
          <w:pPr>
            <w:widowControl w:val="0"/>
            <w:autoSpaceDE w:val="0"/>
            <w:autoSpaceDN w:val="0"/>
            <w:adjustRightInd w:val="0"/>
          </w:pPr>
        </w:pPrChange>
      </w:pPr>
      <w:del w:id="182" w:author="Sherry Lake" w:date="2016-02-01T14:51:00Z">
        <w:r w:rsidRPr="00AA7084" w:rsidDel="00F63596">
          <w:rPr>
            <w:b/>
          </w:rPr>
          <w:delText>Notes</w:delText>
        </w:r>
      </w:del>
    </w:p>
    <w:p w14:paraId="6292483F" w14:textId="631422AE" w:rsidR="00F6773A" w:rsidDel="00F63596" w:rsidRDefault="00F6773A" w:rsidP="00F63596">
      <w:pPr>
        <w:widowControl w:val="0"/>
        <w:autoSpaceDE w:val="0"/>
        <w:autoSpaceDN w:val="0"/>
        <w:adjustRightInd w:val="0"/>
        <w:rPr>
          <w:del w:id="183" w:author="Sherry Lake" w:date="2016-02-01T14:51:00Z"/>
        </w:rPr>
        <w:pPrChange w:id="184" w:author="Sherry Lake" w:date="2016-02-01T14:51:00Z">
          <w:pPr>
            <w:widowControl w:val="0"/>
            <w:autoSpaceDE w:val="0"/>
            <w:autoSpaceDN w:val="0"/>
            <w:adjustRightInd w:val="0"/>
          </w:pPr>
        </w:pPrChange>
      </w:pPr>
      <w:del w:id="185" w:author="Sherry Lake" w:date="2016-02-01T14:51:00Z">
        <w:r w:rsidDel="00F63596">
          <w:delText>T</w:delText>
        </w:r>
        <w:r w:rsidRPr="00322B85" w:rsidDel="00F63596">
          <w:delText xml:space="preserve">he DMPTool has received a number of awards and grants during the period of </w:delText>
        </w:r>
        <w:r w:rsidDel="00F63596">
          <w:delText>d</w:delText>
        </w:r>
        <w:r w:rsidRPr="00322B85" w:rsidDel="00F63596">
          <w:delText>evelopment, including (chronologically)</w:delText>
        </w:r>
        <w:r w:rsidDel="00F63596">
          <w:delText>:</w:delText>
        </w:r>
      </w:del>
    </w:p>
    <w:p w14:paraId="20EA72BA" w14:textId="0A5632D7" w:rsidR="00F6773A" w:rsidDel="00F63596" w:rsidRDefault="00F6773A" w:rsidP="00F63596">
      <w:pPr>
        <w:widowControl w:val="0"/>
        <w:autoSpaceDE w:val="0"/>
        <w:autoSpaceDN w:val="0"/>
        <w:adjustRightInd w:val="0"/>
        <w:rPr>
          <w:del w:id="186" w:author="Sherry Lake" w:date="2016-02-01T14:51:00Z"/>
        </w:rPr>
        <w:pPrChange w:id="187" w:author="Sherry Lake" w:date="2016-02-01T14:51:00Z">
          <w:pPr>
            <w:pStyle w:val="ListParagraph"/>
            <w:widowControl w:val="0"/>
            <w:numPr>
              <w:numId w:val="9"/>
            </w:numPr>
            <w:autoSpaceDE w:val="0"/>
            <w:autoSpaceDN w:val="0"/>
            <w:adjustRightInd w:val="0"/>
            <w:ind w:left="540" w:hanging="360"/>
          </w:pPr>
        </w:pPrChange>
      </w:pPr>
      <w:del w:id="188" w:author="Sherry Lake" w:date="2016-02-01T14:51:00Z">
        <w:r w:rsidRPr="00322B85" w:rsidDel="00F63596">
          <w:delText>Library of Congress’ Top 10 Digital Preservation Developments of 2011 (January 2012</w:delText>
        </w:r>
        <w:r w:rsidR="00236CEE" w:rsidDel="00F63596">
          <w:delText>,</w:delText>
        </w:r>
        <w:r w:rsidR="00F05DE2" w:rsidDel="00F63596">
          <w:delText xml:space="preserve"> </w:delText>
        </w:r>
        <w:r w:rsidRPr="00C74F36" w:rsidDel="00F63596">
          <w:delText>http://blogs.loc.gov/digitalpreservation/2012/01/top-10-digital-preservation-developments-of-2011/</w:delText>
        </w:r>
        <w:r w:rsidDel="00F63596">
          <w:delText>)</w:delText>
        </w:r>
      </w:del>
    </w:p>
    <w:p w14:paraId="5D401B3E" w14:textId="6AAA7BAC" w:rsidR="00F6773A" w:rsidDel="00F63596" w:rsidRDefault="00F6773A" w:rsidP="00F63596">
      <w:pPr>
        <w:widowControl w:val="0"/>
        <w:autoSpaceDE w:val="0"/>
        <w:autoSpaceDN w:val="0"/>
        <w:adjustRightInd w:val="0"/>
        <w:rPr>
          <w:del w:id="189" w:author="Sherry Lake" w:date="2016-02-01T14:51:00Z"/>
        </w:rPr>
        <w:pPrChange w:id="190" w:author="Sherry Lake" w:date="2016-02-01T14:51:00Z">
          <w:pPr>
            <w:pStyle w:val="ListParagraph"/>
            <w:widowControl w:val="0"/>
            <w:numPr>
              <w:numId w:val="9"/>
            </w:numPr>
            <w:autoSpaceDE w:val="0"/>
            <w:autoSpaceDN w:val="0"/>
            <w:adjustRightInd w:val="0"/>
            <w:ind w:left="540" w:hanging="360"/>
          </w:pPr>
        </w:pPrChange>
      </w:pPr>
      <w:del w:id="191" w:author="Sherry Lake" w:date="2016-02-01T14:51:00Z">
        <w:r w:rsidRPr="00322B85" w:rsidDel="00F63596">
          <w:delText>Larry L. Sautter Golden Award for Innovation in Information Technology (January 2012</w:delText>
        </w:r>
        <w:r w:rsidR="00236CEE" w:rsidDel="00F63596">
          <w:delText>,</w:delText>
        </w:r>
        <w:r w:rsidR="00F05DE2" w:rsidDel="00F63596">
          <w:delText xml:space="preserve"> </w:delText>
        </w:r>
        <w:r w:rsidRPr="0073448C" w:rsidDel="00F63596">
          <w:delText>http://www.cdlib.org/cdlinfo/2012/07/03/dmptool-wins-sautter-award/</w:delText>
        </w:r>
        <w:r w:rsidDel="00F63596">
          <w:delText>)</w:delText>
        </w:r>
      </w:del>
    </w:p>
    <w:p w14:paraId="7F61F2E9" w14:textId="4DECF0B8" w:rsidR="00F6773A" w:rsidDel="00F63596" w:rsidRDefault="00F6773A" w:rsidP="00F63596">
      <w:pPr>
        <w:widowControl w:val="0"/>
        <w:autoSpaceDE w:val="0"/>
        <w:autoSpaceDN w:val="0"/>
        <w:adjustRightInd w:val="0"/>
        <w:rPr>
          <w:del w:id="192" w:author="Sherry Lake" w:date="2016-02-01T14:51:00Z"/>
        </w:rPr>
        <w:pPrChange w:id="193" w:author="Sherry Lake" w:date="2016-02-01T14:51:00Z">
          <w:pPr>
            <w:pStyle w:val="ListParagraph"/>
            <w:widowControl w:val="0"/>
            <w:numPr>
              <w:numId w:val="9"/>
            </w:numPr>
            <w:autoSpaceDE w:val="0"/>
            <w:autoSpaceDN w:val="0"/>
            <w:adjustRightInd w:val="0"/>
            <w:ind w:left="540" w:hanging="360"/>
          </w:pPr>
        </w:pPrChange>
      </w:pPr>
      <w:del w:id="194" w:author="Sherry Lake" w:date="2016-02-01T14:51:00Z">
        <w:r w:rsidRPr="00322B85" w:rsidDel="00F63596">
          <w:delText xml:space="preserve">$149,070 grant from the </w:delText>
        </w:r>
        <w:r w:rsidR="00236CEE" w:rsidDel="00F63596">
          <w:delText>IMLS</w:delText>
        </w:r>
        <w:r w:rsidRPr="00322B85" w:rsidDel="00F63596">
          <w:delText xml:space="preserve"> National Leader</w:delText>
        </w:r>
        <w:r w:rsidDel="00F63596">
          <w:delText>ship program (September 2012</w:delText>
        </w:r>
        <w:r w:rsidR="00236CEE" w:rsidDel="00F63596">
          <w:delText>,</w:delText>
        </w:r>
        <w:r w:rsidDel="00F63596">
          <w:delText xml:space="preserve"> </w:delText>
        </w:r>
        <w:r w:rsidRPr="00C74F36" w:rsidDel="00F63596">
          <w:delText>http://www.imls.gov/news/national_leadership_grant_announcement_2012.aspx</w:delText>
        </w:r>
        <w:r w:rsidRPr="00322B85" w:rsidDel="00F63596">
          <w:delText>)</w:delText>
        </w:r>
      </w:del>
    </w:p>
    <w:p w14:paraId="6BB0C93B" w14:textId="141CD993" w:rsidR="00F6773A" w:rsidDel="00F63596" w:rsidRDefault="00F6773A" w:rsidP="00F63596">
      <w:pPr>
        <w:widowControl w:val="0"/>
        <w:autoSpaceDE w:val="0"/>
        <w:autoSpaceDN w:val="0"/>
        <w:adjustRightInd w:val="0"/>
        <w:rPr>
          <w:del w:id="195" w:author="Sherry Lake" w:date="2016-02-01T14:51:00Z"/>
        </w:rPr>
        <w:pPrChange w:id="196" w:author="Sherry Lake" w:date="2016-02-01T14:51:00Z">
          <w:pPr>
            <w:pStyle w:val="ListParagraph"/>
            <w:widowControl w:val="0"/>
            <w:numPr>
              <w:numId w:val="9"/>
            </w:numPr>
            <w:autoSpaceDE w:val="0"/>
            <w:autoSpaceDN w:val="0"/>
            <w:adjustRightInd w:val="0"/>
            <w:ind w:left="540" w:hanging="360"/>
          </w:pPr>
        </w:pPrChange>
      </w:pPr>
      <w:del w:id="197" w:author="Sherry Lake" w:date="2016-02-01T14:51:00Z">
        <w:r w:rsidRPr="00322B85" w:rsidDel="00F63596">
          <w:delText>Finalist for Digital Preservation Coalition’s Digital Preservation Award for Research and Innovation 2012(December 2012</w:delText>
        </w:r>
        <w:r w:rsidR="00236CEE" w:rsidDel="00F63596">
          <w:delText>,</w:delText>
        </w:r>
        <w:r w:rsidR="00F05DE2" w:rsidDel="00F63596">
          <w:delText xml:space="preserve"> </w:delText>
        </w:r>
        <w:r w:rsidRPr="00C74F36" w:rsidDel="00F63596">
          <w:delText>http://www.dpconline.org/advocacy/awards/2012-digital-preservation-awards/928-finalists-2012-research-and-innovation</w:delText>
        </w:r>
        <w:r w:rsidRPr="00322B85" w:rsidDel="00F63596">
          <w:delText>)</w:delText>
        </w:r>
      </w:del>
    </w:p>
    <w:p w14:paraId="7824CE8C" w14:textId="09EFBE85" w:rsidR="00F6773A" w:rsidRPr="00322B85" w:rsidDel="00F63596" w:rsidRDefault="00F6773A" w:rsidP="00F63596">
      <w:pPr>
        <w:widowControl w:val="0"/>
        <w:autoSpaceDE w:val="0"/>
        <w:autoSpaceDN w:val="0"/>
        <w:adjustRightInd w:val="0"/>
        <w:rPr>
          <w:del w:id="198" w:author="Sherry Lake" w:date="2016-02-01T14:51:00Z"/>
        </w:rPr>
        <w:pPrChange w:id="199" w:author="Sherry Lake" w:date="2016-02-01T14:51:00Z">
          <w:pPr>
            <w:pStyle w:val="ListParagraph"/>
            <w:widowControl w:val="0"/>
            <w:numPr>
              <w:numId w:val="9"/>
            </w:numPr>
            <w:autoSpaceDE w:val="0"/>
            <w:autoSpaceDN w:val="0"/>
            <w:adjustRightInd w:val="0"/>
            <w:ind w:left="540" w:hanging="360"/>
          </w:pPr>
        </w:pPrChange>
      </w:pPr>
      <w:del w:id="200" w:author="Sherry Lake" w:date="2016-02-01T14:51:00Z">
        <w:r w:rsidDel="00F63596">
          <w:delText>G</w:delText>
        </w:r>
        <w:r w:rsidRPr="00322B85" w:rsidDel="00F63596">
          <w:delText>rant for $590,000 from the Alfred P. Sloan Foundation (January 2013</w:delText>
        </w:r>
        <w:r w:rsidR="00236CEE" w:rsidDel="00F63596">
          <w:delText>,</w:delText>
        </w:r>
        <w:r w:rsidR="00F05DE2" w:rsidDel="00F63596">
          <w:delText xml:space="preserve"> </w:delText>
        </w:r>
        <w:r w:rsidRPr="00C74F36" w:rsidDel="00F63596">
          <w:delText>http://www.cdlib.org/cdlinfo/2013/01/14/cdl-and-partners-receive-sloan-funding-to-enhance-dmptool-features-reach-out-to-community/</w:delText>
        </w:r>
        <w:r w:rsidDel="00F63596">
          <w:delText>)</w:delText>
        </w:r>
        <w:r w:rsidRPr="00322B85" w:rsidDel="00F63596">
          <w:delText xml:space="preserve"> </w:delText>
        </w:r>
      </w:del>
    </w:p>
    <w:p w14:paraId="3714C347" w14:textId="77777777" w:rsidR="00F6773A" w:rsidRPr="00322B85" w:rsidRDefault="00F6773A" w:rsidP="00F63596">
      <w:pPr>
        <w:widowControl w:val="0"/>
        <w:autoSpaceDE w:val="0"/>
        <w:autoSpaceDN w:val="0"/>
        <w:adjustRightInd w:val="0"/>
        <w:rPr>
          <w:b/>
        </w:rPr>
      </w:pPr>
    </w:p>
    <w:p w14:paraId="71F7186C" w14:textId="77777777" w:rsidR="00FA5672" w:rsidRDefault="00FA5672" w:rsidP="00F6773A">
      <w:pPr>
        <w:widowControl w:val="0"/>
        <w:autoSpaceDE w:val="0"/>
        <w:autoSpaceDN w:val="0"/>
        <w:adjustRightInd w:val="0"/>
        <w:rPr>
          <w:b/>
        </w:rPr>
      </w:pPr>
    </w:p>
    <w:p w14:paraId="32943C5B" w14:textId="49A3D99C" w:rsidR="00F6773A" w:rsidRPr="00322B85" w:rsidRDefault="00F6773A" w:rsidP="00F6773A">
      <w:pPr>
        <w:widowControl w:val="0"/>
        <w:autoSpaceDE w:val="0"/>
        <w:autoSpaceDN w:val="0"/>
        <w:adjustRightInd w:val="0"/>
        <w:rPr>
          <w:b/>
        </w:rPr>
      </w:pPr>
      <w:r w:rsidRPr="00322B85">
        <w:rPr>
          <w:b/>
        </w:rPr>
        <w:t>References</w:t>
      </w:r>
    </w:p>
    <w:p w14:paraId="4C86957E" w14:textId="387F0E3D" w:rsidR="00F6773A" w:rsidRPr="00322B85" w:rsidRDefault="00F6773A" w:rsidP="00236CEE">
      <w:pPr>
        <w:spacing w:after="240"/>
        <w:ind w:left="720" w:hanging="720"/>
      </w:pPr>
      <w:r w:rsidRPr="00322B85">
        <w:t xml:space="preserve">Australian National Data Service (ANDS). (2011). </w:t>
      </w:r>
      <w:r w:rsidRPr="00322B85">
        <w:rPr>
          <w:i/>
        </w:rPr>
        <w:t xml:space="preserve">Research </w:t>
      </w:r>
      <w:r w:rsidR="002C0D9D" w:rsidRPr="00322B85">
        <w:rPr>
          <w:i/>
        </w:rPr>
        <w:t>data management frame</w:t>
      </w:r>
      <w:r w:rsidRPr="00322B85">
        <w:rPr>
          <w:i/>
        </w:rPr>
        <w:t xml:space="preserve">work: Capability </w:t>
      </w:r>
      <w:r w:rsidR="002C0D9D" w:rsidRPr="00322B85">
        <w:rPr>
          <w:i/>
        </w:rPr>
        <w:t>maturity guide</w:t>
      </w:r>
      <w:r w:rsidRPr="00322B85">
        <w:t>.</w:t>
      </w:r>
      <w:r>
        <w:t xml:space="preserve"> </w:t>
      </w:r>
      <w:r w:rsidRPr="003401EC">
        <w:t>Retrieved</w:t>
      </w:r>
      <w:r w:rsidRPr="00322B85">
        <w:t xml:space="preserve"> from http://ands.org.au/guides/dmframework/dmf-capability-maturity-guide.html</w:t>
      </w:r>
    </w:p>
    <w:p w14:paraId="6221F124" w14:textId="7D520217" w:rsidR="00F6773A" w:rsidRPr="00322B85" w:rsidRDefault="00F6773A" w:rsidP="00236CEE">
      <w:pPr>
        <w:spacing w:after="240"/>
        <w:ind w:left="720" w:hanging="720"/>
      </w:pPr>
      <w:r w:rsidRPr="00322B85">
        <w:t>Carlson, J., &amp; Witt, M. (2007</w:t>
      </w:r>
      <w:r w:rsidR="00DA32E5">
        <w:t>, December</w:t>
      </w:r>
      <w:r w:rsidRPr="00322B85">
        <w:t xml:space="preserve">). </w:t>
      </w:r>
      <w:r w:rsidRPr="00322B85">
        <w:rPr>
          <w:i/>
        </w:rPr>
        <w:t xml:space="preserve">Conducting a </w:t>
      </w:r>
      <w:r w:rsidR="002C0D9D" w:rsidRPr="00322B85">
        <w:rPr>
          <w:i/>
        </w:rPr>
        <w:t>data interview</w:t>
      </w:r>
      <w:r w:rsidRPr="00322B85">
        <w:t xml:space="preserve">. Presented at the 3rd International Digital Curation Conference, Washington DC. </w:t>
      </w:r>
      <w:r w:rsidRPr="003401EC">
        <w:t>Retrieved</w:t>
      </w:r>
      <w:r w:rsidRPr="00322B85">
        <w:t xml:space="preserve"> from http://docs.lib.purdue.edu/lib_research/81</w:t>
      </w:r>
    </w:p>
    <w:p w14:paraId="4B2CE145" w14:textId="4E271495" w:rsidR="00F6773A" w:rsidRPr="00322B85" w:rsidRDefault="00F6773A" w:rsidP="00236CEE">
      <w:pPr>
        <w:pStyle w:val="Reference-list-item"/>
        <w:tabs>
          <w:tab w:val="left" w:pos="450"/>
        </w:tabs>
        <w:spacing w:after="240" w:line="240" w:lineRule="auto"/>
        <w:ind w:left="720" w:hanging="720"/>
        <w:rPr>
          <w:rFonts w:asciiTheme="minorHAnsi" w:eastAsiaTheme="minorEastAsia" w:hAnsiTheme="minorHAnsi" w:cstheme="minorBidi"/>
          <w:noProof w:val="0"/>
          <w:sz w:val="24"/>
          <w:szCs w:val="24"/>
        </w:rPr>
      </w:pPr>
      <w:r w:rsidRPr="00322B85">
        <w:rPr>
          <w:rFonts w:asciiTheme="minorHAnsi" w:eastAsiaTheme="minorEastAsia" w:hAnsiTheme="minorHAnsi" w:cstheme="minorBidi"/>
          <w:noProof w:val="0"/>
          <w:sz w:val="24"/>
          <w:szCs w:val="24"/>
        </w:rPr>
        <w:t>Crowston, K., &amp; Qin</w:t>
      </w:r>
      <w:r w:rsidR="002C0D9D">
        <w:rPr>
          <w:rFonts w:asciiTheme="minorHAnsi" w:eastAsiaTheme="minorEastAsia" w:hAnsiTheme="minorHAnsi" w:cstheme="minorBidi"/>
          <w:noProof w:val="0"/>
          <w:sz w:val="24"/>
          <w:szCs w:val="24"/>
        </w:rPr>
        <w:t>,</w:t>
      </w:r>
      <w:r w:rsidRPr="00322B85">
        <w:rPr>
          <w:rFonts w:asciiTheme="minorHAnsi" w:eastAsiaTheme="minorEastAsia" w:hAnsiTheme="minorHAnsi" w:cstheme="minorBidi"/>
          <w:noProof w:val="0"/>
          <w:sz w:val="24"/>
          <w:szCs w:val="24"/>
        </w:rPr>
        <w:t xml:space="preserve"> J. (2010). </w:t>
      </w:r>
      <w:proofErr w:type="gramStart"/>
      <w:r w:rsidRPr="00322B85">
        <w:rPr>
          <w:rFonts w:asciiTheme="minorHAnsi" w:eastAsiaTheme="minorEastAsia" w:hAnsiTheme="minorHAnsi" w:cstheme="minorBidi"/>
          <w:noProof w:val="0"/>
          <w:sz w:val="24"/>
          <w:szCs w:val="24"/>
        </w:rPr>
        <w:t>A capability maturity model for scientific data management.</w:t>
      </w:r>
      <w:proofErr w:type="gramEnd"/>
      <w:r w:rsidRPr="00322B85">
        <w:rPr>
          <w:rFonts w:asciiTheme="minorHAnsi" w:eastAsiaTheme="minorEastAsia" w:hAnsiTheme="minorHAnsi" w:cstheme="minorBidi"/>
          <w:noProof w:val="0"/>
          <w:sz w:val="24"/>
          <w:szCs w:val="24"/>
        </w:rPr>
        <w:t xml:space="preserve"> </w:t>
      </w:r>
      <w:proofErr w:type="gramStart"/>
      <w:r w:rsidRPr="00322B85">
        <w:rPr>
          <w:rFonts w:asciiTheme="minorHAnsi" w:eastAsiaTheme="minorEastAsia" w:hAnsiTheme="minorHAnsi" w:cstheme="minorBidi"/>
          <w:i/>
          <w:noProof w:val="0"/>
          <w:sz w:val="24"/>
          <w:szCs w:val="24"/>
        </w:rPr>
        <w:t>American Society for Information Science and Technology Annual Meeting</w:t>
      </w:r>
      <w:r w:rsidRPr="00322B85">
        <w:rPr>
          <w:rFonts w:asciiTheme="minorHAnsi" w:eastAsiaTheme="minorEastAsia" w:hAnsiTheme="minorHAnsi" w:cstheme="minorBidi"/>
          <w:noProof w:val="0"/>
          <w:sz w:val="24"/>
          <w:szCs w:val="24"/>
        </w:rPr>
        <w:t>.</w:t>
      </w:r>
      <w:proofErr w:type="gramEnd"/>
      <w:r w:rsidRPr="00322B85">
        <w:rPr>
          <w:rFonts w:asciiTheme="minorHAnsi" w:eastAsiaTheme="minorEastAsia" w:hAnsiTheme="minorHAnsi" w:cstheme="minorBidi"/>
          <w:noProof w:val="0"/>
          <w:sz w:val="24"/>
          <w:szCs w:val="24"/>
        </w:rPr>
        <w:t xml:space="preserve"> Pittsburg, PA. Working Paper available: http://crowston.syr.edu/content/capability-maturity-model-scientific-data-management-0</w:t>
      </w:r>
    </w:p>
    <w:p w14:paraId="13CB0330" w14:textId="2EC1C8FF" w:rsidR="00F6773A" w:rsidDel="00F63596" w:rsidRDefault="00F6773A" w:rsidP="00236CEE">
      <w:pPr>
        <w:spacing w:after="240"/>
        <w:ind w:left="720" w:hanging="720"/>
        <w:rPr>
          <w:del w:id="201" w:author="Sherry Lake" w:date="2016-02-01T14:52:00Z"/>
        </w:rPr>
      </w:pPr>
      <w:commentRangeStart w:id="202"/>
      <w:del w:id="203" w:author="Sherry Lake" w:date="2016-02-01T14:52:00Z">
        <w:r w:rsidRPr="00322B85" w:rsidDel="00F63596">
          <w:delText xml:space="preserve">Distributed Data Curation Center </w:delText>
        </w:r>
        <w:commentRangeEnd w:id="202"/>
        <w:r w:rsidR="00D51482" w:rsidDel="00F63596">
          <w:rPr>
            <w:rStyle w:val="CommentReference"/>
          </w:rPr>
          <w:commentReference w:id="202"/>
        </w:r>
        <w:r w:rsidRPr="00322B85" w:rsidDel="00F63596">
          <w:delText xml:space="preserve">(D2C2). (2011). The </w:delText>
        </w:r>
        <w:r w:rsidR="002C0D9D" w:rsidRPr="00322B85" w:rsidDel="00F63596">
          <w:delText>data curation profiles toolkit</w:delText>
        </w:r>
        <w:r w:rsidRPr="00322B85" w:rsidDel="00F63596">
          <w:delText xml:space="preserve">. </w:delText>
        </w:r>
        <w:r w:rsidRPr="001F15AE" w:rsidDel="00F63596">
          <w:rPr>
            <w:i/>
          </w:rPr>
          <w:delText>Purdue University Libraries</w:delText>
        </w:r>
        <w:r w:rsidRPr="00322B85" w:rsidDel="00F63596">
          <w:delText xml:space="preserve">. </w:delText>
        </w:r>
        <w:r w:rsidRPr="003401EC" w:rsidDel="00F63596">
          <w:delText>Retrieved</w:delText>
        </w:r>
        <w:r w:rsidRPr="00322B85" w:rsidDel="00F63596">
          <w:delText xml:space="preserve"> from http://datacurationprofiles.org/</w:delText>
        </w:r>
      </w:del>
    </w:p>
    <w:p w14:paraId="6E460A39" w14:textId="49334F96" w:rsidR="00F6773A" w:rsidRPr="004E16C7" w:rsidDel="00F63596" w:rsidRDefault="00F6773A" w:rsidP="00236CEE">
      <w:pPr>
        <w:pStyle w:val="Normal1"/>
        <w:spacing w:after="240" w:line="240" w:lineRule="auto"/>
        <w:ind w:left="720" w:hanging="720"/>
        <w:rPr>
          <w:del w:id="204" w:author="Sherry Lake" w:date="2016-02-01T14:52:00Z"/>
          <w:rFonts w:asciiTheme="minorHAnsi" w:eastAsiaTheme="minorEastAsia" w:hAnsiTheme="minorHAnsi" w:cstheme="minorBidi"/>
          <w:color w:val="auto"/>
          <w:sz w:val="24"/>
          <w:lang w:eastAsia="en-US"/>
        </w:rPr>
      </w:pPr>
      <w:del w:id="205" w:author="Sherry Lake" w:date="2016-02-01T14:52:00Z">
        <w:r w:rsidRPr="004E16C7" w:rsidDel="00F63596">
          <w:rPr>
            <w:rFonts w:asciiTheme="minorHAnsi" w:eastAsiaTheme="minorEastAsia" w:hAnsiTheme="minorHAnsi" w:cstheme="minorBidi"/>
            <w:color w:val="auto"/>
            <w:sz w:val="24"/>
            <w:lang w:eastAsia="en-US"/>
          </w:rPr>
          <w:delText>Donnelly, M.</w:delText>
        </w:r>
        <w:r w:rsidR="00F14BED" w:rsidDel="00F63596">
          <w:rPr>
            <w:rFonts w:asciiTheme="minorHAnsi" w:eastAsiaTheme="minorEastAsia" w:hAnsiTheme="minorHAnsi" w:cstheme="minorBidi"/>
            <w:color w:val="auto"/>
            <w:sz w:val="24"/>
            <w:lang w:eastAsia="en-US"/>
          </w:rPr>
          <w:delText>,</w:delText>
        </w:r>
        <w:r w:rsidRPr="004E16C7" w:rsidDel="00F63596">
          <w:rPr>
            <w:rFonts w:asciiTheme="minorHAnsi" w:eastAsiaTheme="minorEastAsia" w:hAnsiTheme="minorHAnsi" w:cstheme="minorBidi"/>
            <w:color w:val="auto"/>
            <w:sz w:val="24"/>
            <w:lang w:eastAsia="en-US"/>
          </w:rPr>
          <w:delText xml:space="preserve"> &amp; Jones, S. (2011). Checklist for a data management plan. </w:delText>
        </w:r>
        <w:r w:rsidRPr="001F15AE" w:rsidDel="00F63596">
          <w:rPr>
            <w:rFonts w:asciiTheme="minorHAnsi" w:eastAsiaTheme="minorEastAsia" w:hAnsiTheme="minorHAnsi" w:cstheme="minorBidi"/>
            <w:i/>
            <w:color w:val="auto"/>
            <w:sz w:val="24"/>
            <w:lang w:eastAsia="en-US"/>
          </w:rPr>
          <w:delText>Digital Curation Centre</w:delText>
        </w:r>
        <w:r w:rsidRPr="004E16C7" w:rsidDel="00F63596">
          <w:rPr>
            <w:rFonts w:asciiTheme="minorHAnsi" w:eastAsiaTheme="minorEastAsia" w:hAnsiTheme="minorHAnsi" w:cstheme="minorBidi"/>
            <w:color w:val="auto"/>
            <w:sz w:val="24"/>
            <w:lang w:eastAsia="en-US"/>
          </w:rPr>
          <w:delText>. Retrieved from http://dmponline.dcc.ac.uk/system/attachments/8/original/DCC_Checklist_DMP_v3_md_sj.pdf?1300724157</w:delText>
        </w:r>
      </w:del>
    </w:p>
    <w:p w14:paraId="100318FB" w14:textId="4FDFC73C" w:rsidR="00F6773A" w:rsidRPr="00ED3E2E" w:rsidDel="00F63596" w:rsidRDefault="00F6773A" w:rsidP="00236CEE">
      <w:pPr>
        <w:pStyle w:val="Normal1"/>
        <w:spacing w:after="240" w:line="240" w:lineRule="auto"/>
        <w:ind w:left="720" w:hanging="720"/>
        <w:rPr>
          <w:del w:id="206" w:author="Sherry Lake" w:date="2016-02-01T14:52:00Z"/>
          <w:rFonts w:asciiTheme="minorHAnsi" w:eastAsiaTheme="minorEastAsia" w:hAnsiTheme="minorHAnsi" w:cstheme="minorBidi"/>
          <w:color w:val="auto"/>
          <w:sz w:val="24"/>
          <w:lang w:eastAsia="en-US"/>
        </w:rPr>
      </w:pPr>
      <w:commentRangeStart w:id="207"/>
      <w:del w:id="208" w:author="Sherry Lake" w:date="2016-02-01T14:52:00Z">
        <w:r w:rsidRPr="00ED3E2E" w:rsidDel="00F63596">
          <w:rPr>
            <w:rFonts w:asciiTheme="minorHAnsi" w:eastAsiaTheme="minorEastAsia" w:hAnsiTheme="minorHAnsi" w:cstheme="minorBidi"/>
            <w:color w:val="auto"/>
            <w:sz w:val="24"/>
            <w:lang w:eastAsia="en-US"/>
          </w:rPr>
          <w:delText>Jones</w:delText>
        </w:r>
        <w:commentRangeEnd w:id="207"/>
        <w:r w:rsidR="00534975" w:rsidDel="00F63596">
          <w:rPr>
            <w:rStyle w:val="CommentReference"/>
            <w:rFonts w:asciiTheme="minorHAnsi" w:eastAsiaTheme="minorEastAsia" w:hAnsiTheme="minorHAnsi" w:cstheme="minorBidi"/>
            <w:color w:val="auto"/>
            <w:lang w:eastAsia="en-US"/>
          </w:rPr>
          <w:commentReference w:id="207"/>
        </w:r>
        <w:r w:rsidRPr="00ED3E2E" w:rsidDel="00F63596">
          <w:rPr>
            <w:rFonts w:asciiTheme="minorHAnsi" w:eastAsiaTheme="minorEastAsia" w:hAnsiTheme="minorHAnsi" w:cstheme="minorBidi"/>
            <w:color w:val="auto"/>
            <w:sz w:val="24"/>
            <w:lang w:eastAsia="en-US"/>
          </w:rPr>
          <w:delText>, S. (2009). Comparison of funder requirements. Report for the Digital Curation Centre. Retrieved from http://www.dcc.ac.uk/resources/data-management-plans/funders-requirements</w:delText>
        </w:r>
      </w:del>
    </w:p>
    <w:p w14:paraId="61E21ACA" w14:textId="2A9BA3B1" w:rsidR="00F6773A" w:rsidRDefault="00F6773A" w:rsidP="00236CEE">
      <w:pPr>
        <w:spacing w:after="240"/>
        <w:ind w:left="720" w:hanging="720"/>
      </w:pPr>
      <w:proofErr w:type="gramStart"/>
      <w:r w:rsidRPr="00322B85">
        <w:t>Jones, S., Ball, A., &amp; Ekmekcioglu, C. (2008).</w:t>
      </w:r>
      <w:proofErr w:type="gramEnd"/>
      <w:r w:rsidRPr="00322B85">
        <w:t xml:space="preserve"> The </w:t>
      </w:r>
      <w:r w:rsidR="00534975" w:rsidRPr="00322B85">
        <w:t>data audit framework</w:t>
      </w:r>
      <w:r w:rsidRPr="00322B85">
        <w:t xml:space="preserve">: A </w:t>
      </w:r>
      <w:r w:rsidR="00534975" w:rsidRPr="00322B85">
        <w:t>first step in the data management c</w:t>
      </w:r>
      <w:r w:rsidRPr="00322B85">
        <w:t xml:space="preserve">hallenge. </w:t>
      </w:r>
      <w:r w:rsidRPr="00322B85">
        <w:rPr>
          <w:i/>
        </w:rPr>
        <w:t>International Journal of Digital Curation</w:t>
      </w:r>
      <w:r w:rsidRPr="00322B85">
        <w:t xml:space="preserve">, </w:t>
      </w:r>
      <w:r w:rsidRPr="001F15AE">
        <w:rPr>
          <w:i/>
        </w:rPr>
        <w:t>3</w:t>
      </w:r>
      <w:r w:rsidRPr="00322B85">
        <w:t>(2)</w:t>
      </w:r>
      <w:r w:rsidR="00534975">
        <w:t>, 112–120</w:t>
      </w:r>
      <w:r w:rsidRPr="00322B85">
        <w:t xml:space="preserve">. </w:t>
      </w:r>
      <w:r w:rsidR="00534975" w:rsidRPr="00534975">
        <w:t>http://dx.doi.org/10.2218/ijdc.v3i2.62</w:t>
      </w:r>
    </w:p>
    <w:p w14:paraId="3A2AADC5" w14:textId="5AC2BD17" w:rsidR="00F6773A" w:rsidRPr="00F456E0" w:rsidDel="00F63596" w:rsidRDefault="00F6773A" w:rsidP="00236CEE">
      <w:pPr>
        <w:pStyle w:val="Normal1"/>
        <w:spacing w:after="240" w:line="240" w:lineRule="auto"/>
        <w:ind w:left="720" w:hanging="720"/>
        <w:rPr>
          <w:del w:id="209" w:author="Sherry Lake" w:date="2016-02-01T14:52:00Z"/>
          <w:rFonts w:asciiTheme="minorHAnsi" w:eastAsiaTheme="minorEastAsia" w:hAnsiTheme="minorHAnsi" w:cstheme="minorBidi"/>
          <w:color w:val="auto"/>
          <w:sz w:val="24"/>
          <w:lang w:eastAsia="en-US"/>
        </w:rPr>
      </w:pPr>
      <w:del w:id="210" w:author="Sherry Lake" w:date="2016-02-01T14:52:00Z">
        <w:r w:rsidRPr="00F456E0" w:rsidDel="00F63596">
          <w:rPr>
            <w:rFonts w:asciiTheme="minorHAnsi" w:eastAsiaTheme="minorEastAsia" w:hAnsiTheme="minorHAnsi" w:cstheme="minorBidi"/>
            <w:color w:val="auto"/>
            <w:sz w:val="24"/>
            <w:lang w:eastAsia="en-US"/>
          </w:rPr>
          <w:delText xml:space="preserve">Lyon, L. (2007). </w:delText>
        </w:r>
        <w:r w:rsidRPr="00F456E0" w:rsidDel="00F63596">
          <w:rPr>
            <w:rFonts w:asciiTheme="minorHAnsi" w:eastAsiaTheme="minorEastAsia" w:hAnsiTheme="minorHAnsi" w:cstheme="minorBidi"/>
            <w:i/>
            <w:color w:val="auto"/>
            <w:sz w:val="24"/>
            <w:lang w:eastAsia="en-US"/>
          </w:rPr>
          <w:delText>Dealing with data: Roles, rights, responsibilities and relationships</w:delText>
        </w:r>
        <w:r w:rsidRPr="00F456E0" w:rsidDel="00F63596">
          <w:rPr>
            <w:rFonts w:asciiTheme="minorHAnsi" w:eastAsiaTheme="minorEastAsia" w:hAnsiTheme="minorHAnsi" w:cstheme="minorBidi"/>
            <w:color w:val="auto"/>
            <w:sz w:val="24"/>
            <w:lang w:eastAsia="en-US"/>
          </w:rPr>
          <w:delText>. Consultancy Report for the JISC. Retrieved from http://www.jisc.ac.uk/media/documents/programmes/digitalrepositories/dealing_with_data_report-final.pdf</w:delText>
        </w:r>
      </w:del>
    </w:p>
    <w:p w14:paraId="1259381C" w14:textId="0BB64C2C" w:rsidR="00F6773A" w:rsidRPr="00322B85" w:rsidRDefault="00F6773A" w:rsidP="00236CEE">
      <w:pPr>
        <w:spacing w:after="240"/>
        <w:ind w:left="720" w:hanging="720"/>
      </w:pPr>
      <w:proofErr w:type="spellStart"/>
      <w:proofErr w:type="gramStart"/>
      <w:r w:rsidRPr="00322B85">
        <w:t>Paulk</w:t>
      </w:r>
      <w:proofErr w:type="spellEnd"/>
      <w:r w:rsidRPr="00322B85">
        <w:t>, M.</w:t>
      </w:r>
      <w:r w:rsidR="007544DE">
        <w:t xml:space="preserve"> C.</w:t>
      </w:r>
      <w:r w:rsidRPr="00322B85">
        <w:t>, Curtis, B., Chrissis, M. B., &amp; Weber, C</w:t>
      </w:r>
      <w:r w:rsidR="007544DE">
        <w:t>. V</w:t>
      </w:r>
      <w:r w:rsidRPr="00322B85">
        <w:t>. (1993).</w:t>
      </w:r>
      <w:proofErr w:type="gramEnd"/>
      <w:r w:rsidRPr="00322B85">
        <w:t xml:space="preserve"> </w:t>
      </w:r>
      <w:proofErr w:type="gramStart"/>
      <w:r w:rsidRPr="00322B85">
        <w:rPr>
          <w:i/>
        </w:rPr>
        <w:t xml:space="preserve">Capability </w:t>
      </w:r>
      <w:r w:rsidR="007544DE" w:rsidRPr="00322B85">
        <w:rPr>
          <w:i/>
        </w:rPr>
        <w:t>maturity model for software</w:t>
      </w:r>
      <w:r w:rsidRPr="00322B85">
        <w:rPr>
          <w:i/>
        </w:rPr>
        <w:t xml:space="preserve">, </w:t>
      </w:r>
      <w:r w:rsidR="007544DE" w:rsidRPr="00322B85">
        <w:rPr>
          <w:i/>
        </w:rPr>
        <w:t xml:space="preserve">version </w:t>
      </w:r>
      <w:r w:rsidRPr="00322B85">
        <w:rPr>
          <w:i/>
        </w:rPr>
        <w:t>1.1</w:t>
      </w:r>
      <w:r w:rsidRPr="00322B85">
        <w:t xml:space="preserve"> (CMU/SEI-93-TR-024).</w:t>
      </w:r>
      <w:proofErr w:type="gramEnd"/>
      <w:r w:rsidRPr="00322B85">
        <w:t xml:space="preserve"> </w:t>
      </w:r>
      <w:r w:rsidR="007544DE">
        <w:t xml:space="preserve">Pittsburgh, PA: </w:t>
      </w:r>
      <w:r w:rsidRPr="00322B85">
        <w:t>Software Engineering Institute</w:t>
      </w:r>
      <w:r w:rsidR="00534975">
        <w:t>,</w:t>
      </w:r>
      <w:r w:rsidRPr="00322B85">
        <w:t xml:space="preserve"> Carnegie Mellon University. </w:t>
      </w:r>
      <w:r w:rsidRPr="003401EC">
        <w:t>Retrieved</w:t>
      </w:r>
      <w:r w:rsidRPr="00322B85">
        <w:t xml:space="preserve"> from http://www.sei.cmu.edu/reports/93tr024.pdf </w:t>
      </w:r>
    </w:p>
    <w:p w14:paraId="03CA3FF9" w14:textId="0454E6E0" w:rsidR="00F6773A" w:rsidRPr="006A3185" w:rsidDel="00F63596" w:rsidRDefault="00F6773A" w:rsidP="00236CEE">
      <w:pPr>
        <w:widowControl w:val="0"/>
        <w:autoSpaceDE w:val="0"/>
        <w:autoSpaceDN w:val="0"/>
        <w:adjustRightInd w:val="0"/>
        <w:spacing w:after="240"/>
        <w:ind w:left="720" w:hanging="720"/>
        <w:rPr>
          <w:del w:id="211" w:author="Sherry Lake" w:date="2016-02-01T14:52:00Z"/>
        </w:rPr>
      </w:pPr>
      <w:del w:id="212" w:author="Sherry Lake" w:date="2016-02-01T14:52:00Z">
        <w:r w:rsidRPr="006A3185" w:rsidDel="00F63596">
          <w:delText>Sallans, A.</w:delText>
        </w:r>
        <w:r w:rsidR="007544DE" w:rsidDel="00F63596">
          <w:delText>,</w:delText>
        </w:r>
        <w:r w:rsidRPr="006A3185" w:rsidDel="00F63596">
          <w:delText xml:space="preserve"> &amp; Donnelly, M. (2012). DMPOnline and DMPTool: Different </w:delText>
        </w:r>
        <w:r w:rsidR="007544DE" w:rsidRPr="006A3185" w:rsidDel="00F63596">
          <w:delText>strategies towards a shared goal</w:delText>
        </w:r>
        <w:r w:rsidRPr="006A3185" w:rsidDel="00F63596">
          <w:delText xml:space="preserve">. </w:delText>
        </w:r>
        <w:r w:rsidRPr="008542AE" w:rsidDel="00F63596">
          <w:rPr>
            <w:i/>
          </w:rPr>
          <w:delText>International Journal of Digital Curation</w:delText>
        </w:r>
        <w:r w:rsidRPr="006A3185" w:rsidDel="00F63596">
          <w:delText xml:space="preserve">, </w:delText>
        </w:r>
        <w:r w:rsidRPr="001F15AE" w:rsidDel="00F63596">
          <w:rPr>
            <w:i/>
          </w:rPr>
          <w:delText>7</w:delText>
        </w:r>
        <w:r w:rsidRPr="006A3185" w:rsidDel="00F63596">
          <w:delText>(2</w:delText>
        </w:r>
        <w:r w:rsidDel="00F63596">
          <w:delText>)</w:delText>
        </w:r>
        <w:r w:rsidR="007544DE" w:rsidDel="00F63596">
          <w:delText>, 123–129</w:delText>
        </w:r>
        <w:r w:rsidDel="00F63596">
          <w:delText xml:space="preserve">. </w:delText>
        </w:r>
        <w:r w:rsidR="007544DE" w:rsidRPr="007544DE" w:rsidDel="00F63596">
          <w:delText>http://dx.doi.org/10.2218/ijdc.v7i2.235</w:delText>
        </w:r>
      </w:del>
    </w:p>
    <w:p w14:paraId="0104F6F9" w14:textId="4DDA518A" w:rsidR="00F6773A" w:rsidRPr="00322B85" w:rsidRDefault="00F6773A" w:rsidP="00236CEE">
      <w:pPr>
        <w:widowControl w:val="0"/>
        <w:autoSpaceDE w:val="0"/>
        <w:autoSpaceDN w:val="0"/>
        <w:adjustRightInd w:val="0"/>
        <w:spacing w:after="240"/>
        <w:ind w:left="720" w:hanging="720"/>
        <w:rPr>
          <w:rFonts w:cs="Times"/>
        </w:rPr>
      </w:pPr>
      <w:r w:rsidRPr="00322B85">
        <w:rPr>
          <w:rFonts w:cs="Times New Roman"/>
          <w:color w:val="313131"/>
        </w:rPr>
        <w:t xml:space="preserve">Ward, C., Freiman, L., </w:t>
      </w:r>
      <w:r w:rsidRPr="00322B85">
        <w:rPr>
          <w:rFonts w:cs="Times New Roman"/>
          <w:color w:val="262626"/>
        </w:rPr>
        <w:t>Molloy, L.</w:t>
      </w:r>
      <w:r w:rsidRPr="00322B85">
        <w:rPr>
          <w:rFonts w:cs="Times New Roman"/>
          <w:color w:val="313131"/>
        </w:rPr>
        <w:t xml:space="preserve">, </w:t>
      </w:r>
      <w:r w:rsidRPr="00322B85">
        <w:rPr>
          <w:rFonts w:cs="Times New Roman"/>
          <w:color w:val="262626"/>
        </w:rPr>
        <w:t>Jones, S.</w:t>
      </w:r>
      <w:r w:rsidRPr="00322B85">
        <w:rPr>
          <w:rFonts w:cs="Times New Roman"/>
          <w:color w:val="313131"/>
        </w:rPr>
        <w:t xml:space="preserve">, </w:t>
      </w:r>
      <w:r w:rsidR="00097B05">
        <w:rPr>
          <w:rFonts w:cs="Times New Roman"/>
          <w:color w:val="313131"/>
        </w:rPr>
        <w:t>&amp;</w:t>
      </w:r>
      <w:r w:rsidR="00097B05" w:rsidRPr="00322B85">
        <w:rPr>
          <w:rFonts w:cs="Times New Roman"/>
          <w:color w:val="313131"/>
        </w:rPr>
        <w:t xml:space="preserve"> </w:t>
      </w:r>
      <w:r w:rsidRPr="00322B85">
        <w:rPr>
          <w:rFonts w:cs="Times New Roman"/>
          <w:color w:val="262626"/>
        </w:rPr>
        <w:t>Snow</w:t>
      </w:r>
      <w:r w:rsidR="007544DE" w:rsidRPr="00322B85">
        <w:rPr>
          <w:rFonts w:cs="Times New Roman"/>
          <w:color w:val="262626"/>
        </w:rPr>
        <w:t>,</w:t>
      </w:r>
      <w:r w:rsidR="007544DE">
        <w:rPr>
          <w:rFonts w:cs="Times New Roman"/>
          <w:color w:val="262626"/>
        </w:rPr>
        <w:t xml:space="preserve"> </w:t>
      </w:r>
      <w:r w:rsidRPr="00322B85">
        <w:rPr>
          <w:rFonts w:cs="Times New Roman"/>
          <w:color w:val="262626"/>
        </w:rPr>
        <w:t xml:space="preserve">K. </w:t>
      </w:r>
      <w:r w:rsidRPr="00322B85">
        <w:rPr>
          <w:rFonts w:cs="Times New Roman"/>
          <w:color w:val="313131"/>
        </w:rPr>
        <w:t>(2010)</w:t>
      </w:r>
      <w:r w:rsidR="007B38B6">
        <w:rPr>
          <w:rFonts w:cs="Times New Roman"/>
          <w:color w:val="313131"/>
        </w:rPr>
        <w:t>.</w:t>
      </w:r>
      <w:r w:rsidRPr="00322B85">
        <w:rPr>
          <w:rFonts w:cs="Times New Roman"/>
          <w:color w:val="313131"/>
        </w:rPr>
        <w:t xml:space="preserve"> </w:t>
      </w:r>
      <w:r w:rsidRPr="00322B85">
        <w:rPr>
          <w:rFonts w:cs="Times"/>
          <w:i/>
          <w:iCs/>
          <w:color w:val="313131"/>
        </w:rPr>
        <w:t xml:space="preserve">Incremental scoping study and implementation plan. </w:t>
      </w:r>
      <w:r w:rsidRPr="00322B85">
        <w:rPr>
          <w:rFonts w:cs="Times New Roman"/>
          <w:color w:val="313131"/>
        </w:rPr>
        <w:t>Project Report. University of Cambridge</w:t>
      </w:r>
      <w:r w:rsidR="00097B05">
        <w:rPr>
          <w:rFonts w:cs="Times New Roman"/>
          <w:color w:val="313131"/>
        </w:rPr>
        <w:t>, Online</w:t>
      </w:r>
      <w:r w:rsidRPr="00322B85">
        <w:rPr>
          <w:rFonts w:cs="Times"/>
        </w:rPr>
        <w:t xml:space="preserve">. </w:t>
      </w:r>
      <w:r w:rsidRPr="003401EC">
        <w:t>Retrieved</w:t>
      </w:r>
      <w:r w:rsidRPr="00322B85">
        <w:rPr>
          <w:rFonts w:cs="Times"/>
        </w:rPr>
        <w:t xml:space="preserve"> from </w:t>
      </w:r>
      <w:r w:rsidRPr="00322B85">
        <w:rPr>
          <w:rFonts w:cs="Times New Roman"/>
        </w:rPr>
        <w:t>http://eprints.gla.ac.uk/54623/</w:t>
      </w:r>
    </w:p>
    <w:p w14:paraId="368354D2" w14:textId="5ABCF964" w:rsidR="00F6773A" w:rsidRPr="00322B85" w:rsidRDefault="00F6773A" w:rsidP="00236CEE">
      <w:pPr>
        <w:spacing w:after="240"/>
        <w:ind w:left="720" w:hanging="720"/>
      </w:pPr>
      <w:r w:rsidRPr="00322B85">
        <w:t xml:space="preserve">Westra, B. (2010). Data </w:t>
      </w:r>
      <w:r w:rsidR="00097B05" w:rsidRPr="00322B85">
        <w:t>services for the sciences</w:t>
      </w:r>
      <w:r w:rsidRPr="00322B85">
        <w:t xml:space="preserve">: A </w:t>
      </w:r>
      <w:r w:rsidR="00097B05" w:rsidRPr="00322B85">
        <w:t>needs assessment</w:t>
      </w:r>
      <w:r w:rsidRPr="00322B85">
        <w:t xml:space="preserve">. </w:t>
      </w:r>
      <w:proofErr w:type="gramStart"/>
      <w:r w:rsidRPr="007B38B6">
        <w:rPr>
          <w:i/>
        </w:rPr>
        <w:t>Ariadne</w:t>
      </w:r>
      <w:r w:rsidRPr="001F15AE">
        <w:rPr>
          <w:i/>
        </w:rPr>
        <w:t>, 64.</w:t>
      </w:r>
      <w:proofErr w:type="gramEnd"/>
      <w:r w:rsidRPr="00322B85">
        <w:t xml:space="preserve"> </w:t>
      </w:r>
      <w:r w:rsidRPr="003401EC">
        <w:t>Retrieved</w:t>
      </w:r>
      <w:r w:rsidRPr="00322B85">
        <w:t xml:space="preserve"> from http://www.ariadne.ac.uk/issue64/westra/</w:t>
      </w:r>
    </w:p>
    <w:p w14:paraId="5C93C9EE" w14:textId="7D6CF60F" w:rsidR="00F6773A" w:rsidDel="00F63596" w:rsidRDefault="00F6773A" w:rsidP="001F15AE">
      <w:pPr>
        <w:spacing w:after="240"/>
        <w:ind w:left="720" w:hanging="720"/>
        <w:rPr>
          <w:del w:id="213" w:author="Sherry Lake" w:date="2016-02-01T14:53:00Z"/>
        </w:rPr>
      </w:pPr>
      <w:proofErr w:type="gramStart"/>
      <w:r w:rsidRPr="00322B85">
        <w:t>Wolf, A., Simpson, M., Salo, D., Flee, D., Cheetham, J., &amp; Barton, B. (2009).</w:t>
      </w:r>
      <w:proofErr w:type="gramEnd"/>
      <w:r w:rsidRPr="00322B85">
        <w:t xml:space="preserve"> </w:t>
      </w:r>
      <w:proofErr w:type="gramStart"/>
      <w:r w:rsidRPr="00322B85">
        <w:rPr>
          <w:i/>
        </w:rPr>
        <w:t xml:space="preserve">Summary </w:t>
      </w:r>
      <w:r w:rsidR="00097B05" w:rsidRPr="00322B85">
        <w:rPr>
          <w:i/>
        </w:rPr>
        <w:t xml:space="preserve">report of the </w:t>
      </w:r>
      <w:r w:rsidR="00D51482" w:rsidRPr="00322B85">
        <w:rPr>
          <w:i/>
        </w:rPr>
        <w:t>Research Data Management Study Group</w:t>
      </w:r>
      <w:r w:rsidRPr="00322B85">
        <w:t>.</w:t>
      </w:r>
      <w:proofErr w:type="gramEnd"/>
      <w:r w:rsidRPr="00322B85">
        <w:t xml:space="preserve"> </w:t>
      </w:r>
      <w:r w:rsidR="00097B05">
        <w:t xml:space="preserve">Madison: </w:t>
      </w:r>
      <w:r w:rsidRPr="00322B85">
        <w:t xml:space="preserve">University of Wisconsin. </w:t>
      </w:r>
      <w:r w:rsidRPr="003401EC">
        <w:t>Retrieved</w:t>
      </w:r>
      <w:r w:rsidRPr="00322B85">
        <w:t xml:space="preserve"> from http://digital.library.wisc.edu/1793/34859</w:t>
      </w:r>
    </w:p>
    <w:p w14:paraId="2CB6A853" w14:textId="77777777" w:rsidR="00F6773A" w:rsidRPr="00C0540F" w:rsidRDefault="00F6773A" w:rsidP="00F63596">
      <w:pPr>
        <w:spacing w:after="240"/>
        <w:ind w:left="720" w:hanging="720"/>
        <w:pPrChange w:id="214" w:author="Sherry Lake" w:date="2016-02-01T14:53:00Z">
          <w:pPr>
            <w:spacing w:line="480" w:lineRule="auto"/>
            <w:ind w:left="720" w:hanging="720"/>
          </w:pPr>
        </w:pPrChange>
      </w:pPr>
    </w:p>
    <w:sectPr w:rsidR="00F6773A" w:rsidRPr="00C0540F" w:rsidSect="00CF0675">
      <w:headerReference w:type="default" r:id="rId16"/>
      <w:footerReference w:type="even" r:id="rId17"/>
      <w:footerReference w:type="default" r:id="rId1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Administrator" w:date="2013-07-23T13:22:00Z" w:initials="K">
    <w:p w14:paraId="485D3C38" w14:textId="012999A6" w:rsidR="006528D0" w:rsidRDefault="006528D0">
      <w:pPr>
        <w:pStyle w:val="CommentText"/>
      </w:pPr>
      <w:r>
        <w:rPr>
          <w:rStyle w:val="CommentReference"/>
        </w:rPr>
        <w:annotationRef/>
      </w:r>
      <w:r>
        <w:t xml:space="preserve">I find this capitalized and formally part of the title of this group. </w:t>
      </w:r>
    </w:p>
  </w:comment>
  <w:comment w:id="22" w:author="Administrator" w:date="2013-07-23T13:26:00Z" w:initials="K">
    <w:p w14:paraId="16F38B7A" w14:textId="328D6233" w:rsidR="006528D0" w:rsidRDefault="006528D0">
      <w:pPr>
        <w:pStyle w:val="CommentText"/>
      </w:pPr>
      <w:r>
        <w:rPr>
          <w:rStyle w:val="CommentReference"/>
        </w:rPr>
        <w:annotationRef/>
      </w:r>
      <w:r>
        <w:t>Do you mean this link instead:</w:t>
      </w:r>
    </w:p>
    <w:p w14:paraId="4466C92A" w14:textId="77777777" w:rsidR="006528D0" w:rsidRDefault="006528D0">
      <w:pPr>
        <w:pStyle w:val="CommentText"/>
      </w:pPr>
    </w:p>
    <w:p w14:paraId="156082FA" w14:textId="35A2DF8C" w:rsidR="006528D0" w:rsidRDefault="006528D0">
      <w:pPr>
        <w:pStyle w:val="CommentText"/>
      </w:pPr>
      <w:hyperlink r:id="rId1" w:history="1">
        <w:r>
          <w:rPr>
            <w:rStyle w:val="Hyperlink"/>
          </w:rPr>
          <w:t>https://dmp.cdlib.org/</w:t>
        </w:r>
      </w:hyperlink>
    </w:p>
    <w:p w14:paraId="036CF9AD" w14:textId="77777777" w:rsidR="006528D0" w:rsidRDefault="006528D0">
      <w:pPr>
        <w:pStyle w:val="CommentText"/>
      </w:pPr>
    </w:p>
    <w:p w14:paraId="06B313AE" w14:textId="5D0E7872" w:rsidR="006528D0" w:rsidRDefault="006528D0">
      <w:pPr>
        <w:pStyle w:val="CommentText"/>
      </w:pPr>
      <w:r>
        <w:t>I get a security notice when I try to access:</w:t>
      </w:r>
    </w:p>
    <w:p w14:paraId="1F06A5AC" w14:textId="77777777" w:rsidR="006528D0" w:rsidRDefault="006528D0">
      <w:pPr>
        <w:pStyle w:val="CommentText"/>
      </w:pPr>
    </w:p>
    <w:p w14:paraId="0F2F99C4" w14:textId="6D6FE6E6" w:rsidR="006528D0" w:rsidRDefault="006528D0">
      <w:pPr>
        <w:pStyle w:val="CommentText"/>
      </w:pPr>
      <w:hyperlink r:id="rId2" w:history="1">
        <w:r w:rsidRPr="00CE0F05">
          <w:rPr>
            <w:rStyle w:val="Hyperlink"/>
          </w:rPr>
          <w:t>https://dmptool.org</w:t>
        </w:r>
      </w:hyperlink>
      <w:r>
        <w:rPr>
          <w:rStyle w:val="CommentReference"/>
        </w:rPr>
        <w:annotationRef/>
      </w:r>
    </w:p>
  </w:comment>
  <w:comment w:id="26" w:author="Administrator" w:date="2013-07-23T15:26:00Z" w:initials="K">
    <w:p w14:paraId="3FC843A3" w14:textId="33DF0944" w:rsidR="006528D0" w:rsidRDefault="006528D0">
      <w:pPr>
        <w:pStyle w:val="CommentText"/>
      </w:pPr>
      <w:r>
        <w:rPr>
          <w:rStyle w:val="CommentReference"/>
        </w:rPr>
        <w:annotationRef/>
      </w:r>
      <w:r>
        <w:t>The next main heading for DMPTool is in two parts with a colon. Consider the same for this heading?</w:t>
      </w:r>
    </w:p>
    <w:p w14:paraId="117DB65A" w14:textId="77777777" w:rsidR="006528D0" w:rsidRPr="00A43E9A" w:rsidRDefault="006528D0">
      <w:pPr>
        <w:pStyle w:val="CommentText"/>
        <w:rPr>
          <w:b/>
        </w:rPr>
      </w:pPr>
    </w:p>
    <w:p w14:paraId="1EC9481B" w14:textId="56C5C928" w:rsidR="006528D0" w:rsidRDefault="006528D0">
      <w:pPr>
        <w:pStyle w:val="CommentText"/>
      </w:pPr>
      <w:r w:rsidRPr="00A43E9A">
        <w:rPr>
          <w:b/>
        </w:rPr>
        <w:t>DMVitals</w:t>
      </w:r>
      <w:r>
        <w:rPr>
          <w:b/>
        </w:rPr>
        <w:t xml:space="preserve"> Tool</w:t>
      </w:r>
      <w:proofErr w:type="gramStart"/>
      <w:r w:rsidRPr="00A43E9A">
        <w:rPr>
          <w:b/>
        </w:rPr>
        <w:t>: ?</w:t>
      </w:r>
      <w:proofErr w:type="gramEnd"/>
      <w:r w:rsidRPr="00A43E9A">
        <w:rPr>
          <w:b/>
        </w:rPr>
        <w:t>??</w:t>
      </w:r>
    </w:p>
    <w:p w14:paraId="69E5E715" w14:textId="77777777" w:rsidR="006528D0" w:rsidRDefault="006528D0">
      <w:pPr>
        <w:pStyle w:val="CommentText"/>
      </w:pPr>
    </w:p>
    <w:p w14:paraId="0E734594" w14:textId="15379C8E" w:rsidR="006528D0" w:rsidRPr="00A43E9A" w:rsidRDefault="006528D0" w:rsidP="00A43E9A">
      <w:pPr>
        <w:pStyle w:val="Normal1"/>
        <w:spacing w:line="480" w:lineRule="auto"/>
        <w:rPr>
          <w:rFonts w:asciiTheme="minorHAnsi" w:hAnsiTheme="minorHAnsi"/>
          <w:sz w:val="24"/>
        </w:rPr>
      </w:pPr>
      <w:r w:rsidRPr="00C0540F">
        <w:rPr>
          <w:rFonts w:asciiTheme="minorHAnsi" w:hAnsiTheme="minorHAnsi"/>
          <w:b/>
          <w:sz w:val="24"/>
        </w:rPr>
        <w:t xml:space="preserve">DMPTool: Guidance and Resources for </w:t>
      </w:r>
      <w:r>
        <w:rPr>
          <w:rFonts w:asciiTheme="minorHAnsi" w:hAnsiTheme="minorHAnsi"/>
          <w:b/>
          <w:sz w:val="24"/>
        </w:rPr>
        <w:t>Y</w:t>
      </w:r>
      <w:r w:rsidRPr="00C0540F">
        <w:rPr>
          <w:rFonts w:asciiTheme="minorHAnsi" w:hAnsiTheme="minorHAnsi"/>
          <w:b/>
          <w:sz w:val="24"/>
        </w:rPr>
        <w:t>our Data Management Plan</w:t>
      </w:r>
    </w:p>
  </w:comment>
  <w:comment w:id="27" w:author="Administrator" w:date="2013-07-23T13:35:00Z" w:initials="K">
    <w:p w14:paraId="383CF0A0" w14:textId="5F1C3EA0" w:rsidR="006528D0" w:rsidRDefault="006528D0">
      <w:pPr>
        <w:pStyle w:val="CommentText"/>
      </w:pPr>
      <w:r>
        <w:rPr>
          <w:rStyle w:val="CommentReference"/>
        </w:rPr>
        <w:annotationRef/>
      </w:r>
      <w:r>
        <w:t>“Data” is used four times in this sentence. Any way to reduce repetitiveness?</w:t>
      </w:r>
    </w:p>
  </w:comment>
  <w:comment w:id="28" w:author="Administrator" w:date="2013-07-23T13:36:00Z" w:initials="K">
    <w:p w14:paraId="59449649" w14:textId="4055E056" w:rsidR="006528D0" w:rsidRDefault="006528D0">
      <w:pPr>
        <w:pStyle w:val="CommentText"/>
      </w:pPr>
      <w:r>
        <w:rPr>
          <w:rStyle w:val="CommentReference"/>
        </w:rPr>
        <w:annotationRef/>
      </w:r>
      <w:r>
        <w:t>I find this:</w:t>
      </w:r>
    </w:p>
    <w:p w14:paraId="2074EA86" w14:textId="77777777" w:rsidR="006528D0" w:rsidRDefault="006528D0">
      <w:pPr>
        <w:pStyle w:val="CommentText"/>
      </w:pPr>
    </w:p>
    <w:p w14:paraId="398C0BEC" w14:textId="6DAD7693" w:rsidR="006528D0" w:rsidRDefault="006528D0">
      <w:pPr>
        <w:pStyle w:val="CommentText"/>
      </w:pPr>
      <w:r>
        <w:t xml:space="preserve">Information Technology </w:t>
      </w:r>
      <w:r w:rsidRPr="00BC18B1">
        <w:rPr>
          <w:b/>
        </w:rPr>
        <w:t>Security</w:t>
      </w:r>
      <w:r>
        <w:t xml:space="preserve"> Risk Management Program</w:t>
      </w:r>
    </w:p>
  </w:comment>
  <w:comment w:id="29" w:author="Administrator" w:date="2013-07-23T13:47:00Z" w:initials="K">
    <w:p w14:paraId="0D246DEC" w14:textId="758D0697" w:rsidR="006528D0" w:rsidRDefault="006528D0">
      <w:pPr>
        <w:pStyle w:val="CommentText"/>
      </w:pPr>
      <w:r>
        <w:rPr>
          <w:rStyle w:val="CommentReference"/>
        </w:rPr>
        <w:annotationRef/>
      </w:r>
      <w:r>
        <w:t xml:space="preserve">This paragraph was totally confusing, with the numerous colons, semicolons, and parentheses, so I turned it into a bulleted list to aid reader comprehension. I hope this is acceptable to you. </w:t>
      </w:r>
    </w:p>
  </w:comment>
  <w:comment w:id="30" w:author="Administrator" w:date="2013-07-23T13:46:00Z" w:initials="K">
    <w:p w14:paraId="0CBB3BD4" w14:textId="2E755BCC" w:rsidR="006528D0" w:rsidRDefault="006528D0">
      <w:pPr>
        <w:pStyle w:val="CommentText"/>
      </w:pPr>
      <w:r>
        <w:rPr>
          <w:rStyle w:val="CommentReference"/>
        </w:rPr>
        <w:annotationRef/>
      </w:r>
      <w:r>
        <w:t xml:space="preserve">This phrasing doesn’t make sense to me. </w:t>
      </w:r>
    </w:p>
  </w:comment>
  <w:comment w:id="34" w:author="Administrator" w:date="2013-07-23T15:29:00Z" w:initials="K">
    <w:p w14:paraId="537F8020" w14:textId="0B95467E" w:rsidR="006528D0" w:rsidRDefault="006528D0">
      <w:pPr>
        <w:pStyle w:val="CommentText"/>
      </w:pPr>
      <w:r>
        <w:rPr>
          <w:rStyle w:val="CommentReference"/>
        </w:rPr>
        <w:annotationRef/>
      </w:r>
      <w:r>
        <w:t>Just confirming this isn’t “Asset.”</w:t>
      </w:r>
    </w:p>
  </w:comment>
  <w:comment w:id="37" w:author="Administrator" w:date="2013-07-23T15:35:00Z" w:initials="K">
    <w:p w14:paraId="03A03076" w14:textId="58D635D4" w:rsidR="006528D0" w:rsidRDefault="006528D0">
      <w:pPr>
        <w:pStyle w:val="CommentText"/>
      </w:pPr>
      <w:r>
        <w:rPr>
          <w:rStyle w:val="CommentReference"/>
        </w:rPr>
        <w:annotationRef/>
      </w:r>
      <w:r>
        <w:t xml:space="preserve">This is plural but the other two sheets listed are not. Intentional? It seems so, but I just wanted to check. </w:t>
      </w:r>
    </w:p>
  </w:comment>
  <w:comment w:id="52" w:author="Katherine" w:date="2013-07-23T20:01:00Z" w:initials="K">
    <w:p w14:paraId="09B42A6C" w14:textId="01CD7EDA" w:rsidR="006528D0" w:rsidRDefault="006528D0">
      <w:pPr>
        <w:pStyle w:val="CommentText"/>
      </w:pPr>
      <w:r>
        <w:rPr>
          <w:rStyle w:val="CommentReference"/>
        </w:rPr>
        <w:annotationRef/>
      </w:r>
      <w:r>
        <w:t>Possible to reduce repetition of “total”?</w:t>
      </w:r>
    </w:p>
  </w:comment>
  <w:comment w:id="64" w:author="Katherine" w:date="2013-07-23T20:09:00Z" w:initials="K">
    <w:p w14:paraId="60EC5712" w14:textId="4A6DA007" w:rsidR="006528D0" w:rsidRDefault="006528D0">
      <w:pPr>
        <w:pStyle w:val="CommentText"/>
      </w:pPr>
      <w:r>
        <w:rPr>
          <w:rStyle w:val="CommentReference"/>
        </w:rPr>
        <w:annotationRef/>
      </w:r>
      <w:r>
        <w:t xml:space="preserve">I suggest you remove this entirely. You’ve already stated it under a previous heading, for which I used bullet points. </w:t>
      </w:r>
    </w:p>
  </w:comment>
  <w:comment w:id="123" w:author="Administrator" w:date="2013-07-24T10:10:00Z" w:initials="K">
    <w:p w14:paraId="48BA1167" w14:textId="51A63351" w:rsidR="006528D0" w:rsidRDefault="006528D0">
      <w:pPr>
        <w:pStyle w:val="CommentText"/>
      </w:pPr>
      <w:r>
        <w:rPr>
          <w:rStyle w:val="CommentReference"/>
        </w:rPr>
        <w:annotationRef/>
      </w:r>
      <w:r>
        <w:t>Should this be possessive?</w:t>
      </w:r>
    </w:p>
  </w:comment>
  <w:comment w:id="130" w:author="Administrator" w:date="2013-07-24T10:11:00Z" w:initials="K">
    <w:p w14:paraId="41090BAC" w14:textId="242E7AF1" w:rsidR="006528D0" w:rsidRDefault="006528D0">
      <w:pPr>
        <w:pStyle w:val="CommentText"/>
      </w:pPr>
      <w:r>
        <w:rPr>
          <w:rStyle w:val="CommentReference"/>
        </w:rPr>
        <w:annotationRef/>
      </w:r>
      <w:r>
        <w:t>Still a current statement?</w:t>
      </w:r>
    </w:p>
  </w:comment>
  <w:comment w:id="164" w:author="Administrator" w:date="2013-07-24T10:21:00Z" w:initials="K">
    <w:p w14:paraId="7BED52E6" w14:textId="1611E26D" w:rsidR="006528D0" w:rsidRDefault="006528D0">
      <w:pPr>
        <w:pStyle w:val="CommentText"/>
      </w:pPr>
      <w:r>
        <w:rPr>
          <w:rStyle w:val="CommentReference"/>
        </w:rPr>
        <w:annotationRef/>
      </w:r>
      <w:r>
        <w:t>I am re-routed to this site:</w:t>
      </w:r>
    </w:p>
    <w:p w14:paraId="35DDB913" w14:textId="77777777" w:rsidR="006528D0" w:rsidRDefault="006528D0">
      <w:pPr>
        <w:pStyle w:val="CommentText"/>
      </w:pPr>
    </w:p>
    <w:p w14:paraId="47281EE1" w14:textId="2B92DC74" w:rsidR="006528D0" w:rsidRDefault="006528D0">
      <w:pPr>
        <w:pStyle w:val="CommentText"/>
      </w:pPr>
      <w:hyperlink r:id="rId3" w:history="1">
        <w:r>
          <w:rPr>
            <w:rStyle w:val="Hyperlink"/>
          </w:rPr>
          <w:t>https://dmp.cdlib.org/</w:t>
        </w:r>
      </w:hyperlink>
    </w:p>
  </w:comment>
  <w:comment w:id="202" w:author="Jennifer E. Lynch" w:date="2013-07-24T10:48:00Z" w:initials="JEL">
    <w:p w14:paraId="0F83598D" w14:textId="300F4A64" w:rsidR="006528D0" w:rsidRDefault="006528D0">
      <w:pPr>
        <w:pStyle w:val="CommentText"/>
      </w:pPr>
      <w:r>
        <w:rPr>
          <w:rStyle w:val="CommentReference"/>
        </w:rPr>
        <w:annotationRef/>
      </w:r>
      <w:r>
        <w:t>This in-text citation seems to lead to Carlson &amp; Witt, 2007. Remove this citation?</w:t>
      </w:r>
    </w:p>
  </w:comment>
  <w:comment w:id="207" w:author="Jennifer E. Lynch" w:date="2013-07-23T13:22:00Z" w:initials="JEL">
    <w:p w14:paraId="5D7A381E" w14:textId="74C726FF" w:rsidR="006528D0" w:rsidRDefault="006528D0">
      <w:pPr>
        <w:pStyle w:val="CommentText"/>
      </w:pPr>
      <w:r>
        <w:rPr>
          <w:rStyle w:val="CommentReference"/>
        </w:rPr>
        <w:annotationRef/>
      </w:r>
      <w:r>
        <w:t>Paper does not seem to exist at this web address.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742194" w14:textId="77777777" w:rsidR="006528D0" w:rsidRDefault="006528D0" w:rsidP="00E84919">
      <w:r>
        <w:separator/>
      </w:r>
    </w:p>
  </w:endnote>
  <w:endnote w:type="continuationSeparator" w:id="0">
    <w:p w14:paraId="549860D4" w14:textId="77777777" w:rsidR="006528D0" w:rsidRDefault="006528D0" w:rsidP="00E84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CF76E" w14:textId="77777777" w:rsidR="006528D0" w:rsidRDefault="006528D0" w:rsidP="00CF70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6F0985" w14:textId="77777777" w:rsidR="006528D0" w:rsidRDefault="006528D0" w:rsidP="007676E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AE295" w14:textId="77777777" w:rsidR="006528D0" w:rsidRDefault="006528D0" w:rsidP="00CF70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73DE">
      <w:rPr>
        <w:rStyle w:val="PageNumber"/>
        <w:noProof/>
      </w:rPr>
      <w:t>15</w:t>
    </w:r>
    <w:r>
      <w:rPr>
        <w:rStyle w:val="PageNumber"/>
      </w:rPr>
      <w:fldChar w:fldCharType="end"/>
    </w:r>
  </w:p>
  <w:p w14:paraId="3CF83972" w14:textId="5B20F9B7" w:rsidR="006528D0" w:rsidRDefault="006528D0" w:rsidP="00F63596">
    <w:pPr>
      <w:rPr>
        <w:ins w:id="226" w:author="Sherry Lake" w:date="2016-02-01T14:55:00Z"/>
        <w:rFonts w:cstheme="minorHAnsi"/>
        <w:sz w:val="20"/>
        <w:szCs w:val="20"/>
      </w:rPr>
    </w:pPr>
    <w:ins w:id="227" w:author="Sherry Lake" w:date="2016-02-01T14:55:00Z">
      <w:r w:rsidRPr="00C42A5A">
        <w:rPr>
          <w:rFonts w:cstheme="minorHAnsi"/>
          <w:sz w:val="20"/>
          <w:szCs w:val="20"/>
        </w:rPr>
        <w:t>© 201</w:t>
      </w:r>
    </w:ins>
    <w:ins w:id="228" w:author="Sherry Lake" w:date="2016-02-01T14:56:00Z">
      <w:r>
        <w:rPr>
          <w:rFonts w:cstheme="minorHAnsi"/>
          <w:sz w:val="20"/>
          <w:szCs w:val="20"/>
        </w:rPr>
        <w:t>3</w:t>
      </w:r>
    </w:ins>
    <w:ins w:id="229" w:author="Sherry Lake" w:date="2016-02-01T14:55:00Z">
      <w:r w:rsidRPr="00C42A5A">
        <w:rPr>
          <w:rFonts w:cstheme="minorHAnsi"/>
          <w:sz w:val="20"/>
          <w:szCs w:val="20"/>
        </w:rPr>
        <w:t xml:space="preserve"> by the Rector and Visitor</w:t>
      </w:r>
      <w:r>
        <w:rPr>
          <w:rFonts w:cstheme="minorHAnsi"/>
          <w:sz w:val="20"/>
          <w:szCs w:val="20"/>
        </w:rPr>
        <w:t>s of the University of Virginia</w:t>
      </w:r>
      <w:r w:rsidRPr="00C42A5A">
        <w:rPr>
          <w:rFonts w:cstheme="minorHAnsi"/>
          <w:sz w:val="20"/>
          <w:szCs w:val="20"/>
        </w:rPr>
        <w:t xml:space="preserve">. </w:t>
      </w:r>
    </w:ins>
  </w:p>
  <w:p w14:paraId="19C0B065" w14:textId="77777777" w:rsidR="006528D0" w:rsidRDefault="006528D0" w:rsidP="00F63596">
    <w:pPr>
      <w:rPr>
        <w:ins w:id="230" w:author="Sherry Lake" w:date="2016-02-01T14:55:00Z"/>
        <w:rFonts w:cstheme="minorHAnsi"/>
        <w:sz w:val="20"/>
        <w:szCs w:val="20"/>
      </w:rPr>
    </w:pPr>
    <w:ins w:id="231" w:author="Sherry Lake" w:date="2016-02-01T14:55:00Z">
      <w:r w:rsidRPr="00C42A5A">
        <w:rPr>
          <w:rFonts w:cstheme="minorHAnsi"/>
          <w:sz w:val="20"/>
          <w:szCs w:val="20"/>
        </w:rPr>
        <w:t>This work is made available under</w:t>
      </w:r>
      <w:r>
        <w:rPr>
          <w:rFonts w:cstheme="minorHAnsi"/>
          <w:sz w:val="20"/>
          <w:szCs w:val="20"/>
        </w:rPr>
        <w:t xml:space="preserve"> </w:t>
      </w:r>
      <w:r w:rsidRPr="00C42A5A">
        <w:rPr>
          <w:rFonts w:cstheme="minorHAnsi"/>
          <w:sz w:val="20"/>
          <w:szCs w:val="20"/>
        </w:rPr>
        <w:t>the terms of the Creative Commons</w:t>
      </w:r>
    </w:ins>
  </w:p>
  <w:p w14:paraId="389E74FD" w14:textId="103BCE56" w:rsidR="006528D0" w:rsidRDefault="006528D0" w:rsidP="00F63596">
    <w:pPr>
      <w:pStyle w:val="Footer"/>
      <w:ind w:right="360"/>
    </w:pPr>
    <w:ins w:id="232" w:author="Sherry Lake" w:date="2016-02-01T14:55:00Z">
      <w:r w:rsidRPr="00C42A5A">
        <w:rPr>
          <w:rFonts w:cstheme="minorHAnsi"/>
          <w:sz w:val="20"/>
          <w:szCs w:val="20"/>
        </w:rPr>
        <w:t>Attribution-</w:t>
      </w:r>
      <w:proofErr w:type="spellStart"/>
      <w:r w:rsidRPr="00C42A5A">
        <w:rPr>
          <w:rFonts w:cstheme="minorHAnsi"/>
          <w:sz w:val="20"/>
          <w:szCs w:val="20"/>
        </w:rPr>
        <w:t>ShareAlike</w:t>
      </w:r>
      <w:proofErr w:type="spellEnd"/>
      <w:r w:rsidRPr="00C42A5A">
        <w:rPr>
          <w:rFonts w:cstheme="minorHAnsi"/>
          <w:sz w:val="20"/>
          <w:szCs w:val="20"/>
        </w:rPr>
        <w:t xml:space="preserve"> 3.0 license,</w:t>
      </w:r>
      <w:r>
        <w:rPr>
          <w:rFonts w:cstheme="minorHAnsi"/>
          <w:sz w:val="20"/>
          <w:szCs w:val="20"/>
        </w:rPr>
        <w:t xml:space="preserve"> </w:t>
      </w:r>
      <w:r>
        <w:fldChar w:fldCharType="begin"/>
      </w:r>
      <w:r>
        <w:instrText xml:space="preserve"> HYPERLINK "http://creativecommons.org/licenses/by-sa/3.0/" </w:instrText>
      </w:r>
    </w:ins>
    <w:ins w:id="233" w:author="Sherry Lake" w:date="2016-02-01T14:55:00Z">
      <w:r>
        <w:fldChar w:fldCharType="separate"/>
      </w:r>
      <w:r w:rsidRPr="00C42A5A">
        <w:rPr>
          <w:rStyle w:val="Hyperlink"/>
          <w:rFonts w:cstheme="minorHAnsi"/>
          <w:sz w:val="20"/>
          <w:szCs w:val="20"/>
        </w:rPr>
        <w:t>http://creativecommons.org/licenses/by-sa/3.0/</w:t>
      </w:r>
      <w:r>
        <w:rPr>
          <w:rStyle w:val="Hyperlink"/>
          <w:rFonts w:cstheme="minorHAnsi"/>
          <w:sz w:val="20"/>
          <w:szCs w:val="20"/>
        </w:rPr>
        <w:fldChar w:fldCharType="end"/>
      </w:r>
    </w:ins>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D09BA0" w14:textId="77777777" w:rsidR="006528D0" w:rsidRDefault="006528D0" w:rsidP="00E84919">
      <w:r>
        <w:separator/>
      </w:r>
    </w:p>
  </w:footnote>
  <w:footnote w:type="continuationSeparator" w:id="0">
    <w:p w14:paraId="214B845B" w14:textId="77777777" w:rsidR="006528D0" w:rsidRDefault="006528D0" w:rsidP="00E849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7A11B" w14:textId="77777777" w:rsidR="006528D0" w:rsidRPr="00F63596" w:rsidRDefault="006528D0" w:rsidP="00F63596">
    <w:pPr>
      <w:spacing w:line="276" w:lineRule="auto"/>
      <w:ind w:hanging="480"/>
      <w:rPr>
        <w:ins w:id="215" w:author="Sherry Lake" w:date="2016-02-01T14:59:00Z"/>
        <w:sz w:val="20"/>
        <w:szCs w:val="20"/>
        <w:rPrChange w:id="216" w:author="Sherry Lake" w:date="2016-02-01T14:59:00Z">
          <w:rPr>
            <w:ins w:id="217" w:author="Sherry Lake" w:date="2016-02-01T14:59:00Z"/>
            <w:rFonts w:ascii="Times" w:eastAsia="Times New Roman" w:hAnsi="Times" w:cs="Times New Roman"/>
            <w:sz w:val="20"/>
            <w:szCs w:val="20"/>
          </w:rPr>
        </w:rPrChange>
      </w:rPr>
      <w:pPrChange w:id="218" w:author="Sherry Lake" w:date="2016-02-01T14:59:00Z">
        <w:pPr>
          <w:spacing w:line="480" w:lineRule="auto"/>
          <w:ind w:hanging="480"/>
        </w:pPr>
      </w:pPrChange>
    </w:pPr>
    <w:ins w:id="219" w:author="Sherry Lake" w:date="2016-02-01T14:53:00Z">
      <w:r w:rsidRPr="00F63596">
        <w:rPr>
          <w:sz w:val="20"/>
          <w:szCs w:val="20"/>
          <w:rPrChange w:id="220" w:author="Sherry Lake" w:date="2016-02-01T14:59:00Z">
            <w:rPr/>
          </w:rPrChange>
        </w:rPr>
        <w:t xml:space="preserve">Pre-print: Sherry Lake, Section of Chapter 4 in: </w:t>
      </w:r>
    </w:ins>
    <w:ins w:id="221" w:author="Sherry Lake" w:date="2016-02-01T14:59:00Z">
      <w:r w:rsidRPr="00F63596">
        <w:rPr>
          <w:sz w:val="20"/>
          <w:szCs w:val="20"/>
          <w:rPrChange w:id="222" w:author="Sherry Lake" w:date="2016-02-01T14:59:00Z">
            <w:rPr>
              <w:rFonts w:ascii="Times" w:eastAsia="Times New Roman" w:hAnsi="Times" w:cs="Times New Roman"/>
              <w:sz w:val="20"/>
              <w:szCs w:val="20"/>
            </w:rPr>
          </w:rPrChange>
        </w:rPr>
        <w:t xml:space="preserve">Ray, J. M. (Ed.). (2014). </w:t>
      </w:r>
      <w:r w:rsidRPr="00E23A2B">
        <w:rPr>
          <w:i/>
          <w:sz w:val="20"/>
          <w:szCs w:val="20"/>
          <w:rPrChange w:id="223" w:author="Sherry Lake" w:date="2016-02-01T15:00:00Z">
            <w:rPr>
              <w:rFonts w:ascii="Times" w:eastAsia="Times New Roman" w:hAnsi="Times" w:cs="Times New Roman"/>
              <w:i/>
              <w:iCs/>
              <w:sz w:val="20"/>
              <w:szCs w:val="20"/>
            </w:rPr>
          </w:rPrChange>
        </w:rPr>
        <w:t>Research data management: practical strategies for information professionals.</w:t>
      </w:r>
      <w:r w:rsidRPr="00F63596">
        <w:rPr>
          <w:sz w:val="20"/>
          <w:szCs w:val="20"/>
          <w:rPrChange w:id="224" w:author="Sherry Lake" w:date="2016-02-01T14:59:00Z">
            <w:rPr>
              <w:rFonts w:ascii="Times" w:eastAsia="Times New Roman" w:hAnsi="Times" w:cs="Times New Roman"/>
              <w:sz w:val="20"/>
              <w:szCs w:val="20"/>
            </w:rPr>
          </w:rPrChange>
        </w:rPr>
        <w:t xml:space="preserve"> West Lafayette, Indiana: Purdue University Press.</w:t>
      </w:r>
    </w:ins>
  </w:p>
  <w:p w14:paraId="1C456B98" w14:textId="23381807" w:rsidR="006528D0" w:rsidRDefault="006528D0">
    <w:pPr>
      <w:pStyle w:val="Header"/>
      <w:rPr>
        <w:ins w:id="225" w:author="Sherry Lake" w:date="2016-02-01T14:53:00Z"/>
      </w:rPr>
    </w:pPr>
  </w:p>
  <w:p w14:paraId="268B6668" w14:textId="77777777" w:rsidR="006528D0" w:rsidRDefault="006528D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90905"/>
    <w:multiLevelType w:val="hybridMultilevel"/>
    <w:tmpl w:val="7D025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22A7D84"/>
    <w:multiLevelType w:val="hybridMultilevel"/>
    <w:tmpl w:val="26B0BB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3955F61"/>
    <w:multiLevelType w:val="hybridMultilevel"/>
    <w:tmpl w:val="C1C42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474958"/>
    <w:multiLevelType w:val="hybridMultilevel"/>
    <w:tmpl w:val="FFA877AC"/>
    <w:lvl w:ilvl="0" w:tplc="0409000F">
      <w:start w:val="1"/>
      <w:numFmt w:val="decimal"/>
      <w:lvlText w:val="%1."/>
      <w:lvlJc w:val="left"/>
      <w:pPr>
        <w:ind w:left="1081" w:hanging="360"/>
      </w:p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4">
    <w:nsid w:val="59A25AC1"/>
    <w:multiLevelType w:val="hybridMultilevel"/>
    <w:tmpl w:val="7882B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AF315F"/>
    <w:multiLevelType w:val="multilevel"/>
    <w:tmpl w:val="8514D8A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62145775"/>
    <w:multiLevelType w:val="multilevel"/>
    <w:tmpl w:val="E3526AB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6EA91ED7"/>
    <w:multiLevelType w:val="multilevel"/>
    <w:tmpl w:val="CC2E7EBC"/>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730D05AF"/>
    <w:multiLevelType w:val="multilevel"/>
    <w:tmpl w:val="4FD869E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73607665"/>
    <w:multiLevelType w:val="multilevel"/>
    <w:tmpl w:val="B736011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4"/>
  </w:num>
  <w:num w:numId="2">
    <w:abstractNumId w:val="1"/>
  </w:num>
  <w:num w:numId="3">
    <w:abstractNumId w:val="6"/>
  </w:num>
  <w:num w:numId="4">
    <w:abstractNumId w:val="8"/>
  </w:num>
  <w:num w:numId="5">
    <w:abstractNumId w:val="5"/>
  </w:num>
  <w:num w:numId="6">
    <w:abstractNumId w:val="9"/>
  </w:num>
  <w:num w:numId="7">
    <w:abstractNumId w:val="7"/>
  </w:num>
  <w:num w:numId="8">
    <w:abstractNumId w:val="3"/>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revisionView w:markup="0"/>
  <w:trackRevisions/>
  <w:documentProtection w:edit="trackedChanges" w:enforcement="1" w:cryptProviderType="rsaFull" w:cryptAlgorithmClass="hash" w:cryptAlgorithmType="typeAny" w:cryptAlgorithmSid="4" w:cryptSpinCount="100000" w:hash="oEx8Xhz1eQfNp+k/9S//J8rEp2s=" w:salt="3A6IRVSAoNfJRskj8v6kOw=="/>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96B"/>
    <w:rsid w:val="000159A3"/>
    <w:rsid w:val="0002085D"/>
    <w:rsid w:val="00054507"/>
    <w:rsid w:val="00055BC8"/>
    <w:rsid w:val="000568A0"/>
    <w:rsid w:val="00071F3C"/>
    <w:rsid w:val="000878F4"/>
    <w:rsid w:val="00093108"/>
    <w:rsid w:val="00097B05"/>
    <w:rsid w:val="000A162B"/>
    <w:rsid w:val="000A65C4"/>
    <w:rsid w:val="000B1950"/>
    <w:rsid w:val="000C6FF9"/>
    <w:rsid w:val="000C7237"/>
    <w:rsid w:val="000E0B03"/>
    <w:rsid w:val="000E73DE"/>
    <w:rsid w:val="001505EE"/>
    <w:rsid w:val="001512A2"/>
    <w:rsid w:val="001629E4"/>
    <w:rsid w:val="00167598"/>
    <w:rsid w:val="001A020D"/>
    <w:rsid w:val="001E30A7"/>
    <w:rsid w:val="001E54D0"/>
    <w:rsid w:val="001E5BB1"/>
    <w:rsid w:val="001F15AE"/>
    <w:rsid w:val="001F295E"/>
    <w:rsid w:val="001F513D"/>
    <w:rsid w:val="001F530F"/>
    <w:rsid w:val="00202014"/>
    <w:rsid w:val="00212500"/>
    <w:rsid w:val="00212616"/>
    <w:rsid w:val="00222867"/>
    <w:rsid w:val="002354AC"/>
    <w:rsid w:val="00236CEE"/>
    <w:rsid w:val="0025482D"/>
    <w:rsid w:val="00275DE0"/>
    <w:rsid w:val="00276B03"/>
    <w:rsid w:val="00280A8C"/>
    <w:rsid w:val="00295B82"/>
    <w:rsid w:val="002A116E"/>
    <w:rsid w:val="002A19EB"/>
    <w:rsid w:val="002A478E"/>
    <w:rsid w:val="002C0D9D"/>
    <w:rsid w:val="00310C2E"/>
    <w:rsid w:val="00312CFD"/>
    <w:rsid w:val="00315596"/>
    <w:rsid w:val="00316621"/>
    <w:rsid w:val="00330D7B"/>
    <w:rsid w:val="00364016"/>
    <w:rsid w:val="00364687"/>
    <w:rsid w:val="00387F36"/>
    <w:rsid w:val="00396970"/>
    <w:rsid w:val="003B5682"/>
    <w:rsid w:val="003D08B9"/>
    <w:rsid w:val="003E3B42"/>
    <w:rsid w:val="003E4CCE"/>
    <w:rsid w:val="004301AA"/>
    <w:rsid w:val="00443494"/>
    <w:rsid w:val="004476F7"/>
    <w:rsid w:val="00465C7C"/>
    <w:rsid w:val="00473C14"/>
    <w:rsid w:val="004A707A"/>
    <w:rsid w:val="004B479B"/>
    <w:rsid w:val="004C52C8"/>
    <w:rsid w:val="004E1D10"/>
    <w:rsid w:val="00503600"/>
    <w:rsid w:val="0053410A"/>
    <w:rsid w:val="00534975"/>
    <w:rsid w:val="00540847"/>
    <w:rsid w:val="00541839"/>
    <w:rsid w:val="00552EEB"/>
    <w:rsid w:val="005633E7"/>
    <w:rsid w:val="00577C46"/>
    <w:rsid w:val="00593276"/>
    <w:rsid w:val="005A4E2F"/>
    <w:rsid w:val="005B1A4D"/>
    <w:rsid w:val="005D3931"/>
    <w:rsid w:val="005D6B66"/>
    <w:rsid w:val="005E33AE"/>
    <w:rsid w:val="005E79AC"/>
    <w:rsid w:val="005F08A5"/>
    <w:rsid w:val="005F0AAC"/>
    <w:rsid w:val="005F4C7E"/>
    <w:rsid w:val="0060121A"/>
    <w:rsid w:val="00605083"/>
    <w:rsid w:val="00621F72"/>
    <w:rsid w:val="0062207D"/>
    <w:rsid w:val="00625760"/>
    <w:rsid w:val="00626E1C"/>
    <w:rsid w:val="006276A3"/>
    <w:rsid w:val="00650EDF"/>
    <w:rsid w:val="006528D0"/>
    <w:rsid w:val="00652DF0"/>
    <w:rsid w:val="0065622C"/>
    <w:rsid w:val="006568CD"/>
    <w:rsid w:val="0067316A"/>
    <w:rsid w:val="006A1117"/>
    <w:rsid w:val="006A319A"/>
    <w:rsid w:val="006A7BA5"/>
    <w:rsid w:val="006B1CEE"/>
    <w:rsid w:val="006E3919"/>
    <w:rsid w:val="006F3FA5"/>
    <w:rsid w:val="0072041B"/>
    <w:rsid w:val="00736299"/>
    <w:rsid w:val="007526DA"/>
    <w:rsid w:val="007544DE"/>
    <w:rsid w:val="007614BB"/>
    <w:rsid w:val="007676ED"/>
    <w:rsid w:val="00772512"/>
    <w:rsid w:val="00793418"/>
    <w:rsid w:val="007A1F75"/>
    <w:rsid w:val="007A3A5F"/>
    <w:rsid w:val="007B1BA6"/>
    <w:rsid w:val="007B38B6"/>
    <w:rsid w:val="007D50E1"/>
    <w:rsid w:val="007E30B8"/>
    <w:rsid w:val="00822C9C"/>
    <w:rsid w:val="00851878"/>
    <w:rsid w:val="00866934"/>
    <w:rsid w:val="008A16C8"/>
    <w:rsid w:val="008A2F52"/>
    <w:rsid w:val="008A5B0A"/>
    <w:rsid w:val="008B056F"/>
    <w:rsid w:val="008B4916"/>
    <w:rsid w:val="008B5D4D"/>
    <w:rsid w:val="008E396B"/>
    <w:rsid w:val="008F2AAC"/>
    <w:rsid w:val="008F395F"/>
    <w:rsid w:val="008F461F"/>
    <w:rsid w:val="008F5FFE"/>
    <w:rsid w:val="00903CD8"/>
    <w:rsid w:val="009069D3"/>
    <w:rsid w:val="00915686"/>
    <w:rsid w:val="00917DEF"/>
    <w:rsid w:val="00925763"/>
    <w:rsid w:val="009351E1"/>
    <w:rsid w:val="00970712"/>
    <w:rsid w:val="00974257"/>
    <w:rsid w:val="009A4884"/>
    <w:rsid w:val="009C071E"/>
    <w:rsid w:val="009D79DD"/>
    <w:rsid w:val="00A16A12"/>
    <w:rsid w:val="00A24047"/>
    <w:rsid w:val="00A3075E"/>
    <w:rsid w:val="00A43BDD"/>
    <w:rsid w:val="00A43E9A"/>
    <w:rsid w:val="00A52493"/>
    <w:rsid w:val="00A6326C"/>
    <w:rsid w:val="00A647DA"/>
    <w:rsid w:val="00A8151F"/>
    <w:rsid w:val="00AA16D6"/>
    <w:rsid w:val="00AA201B"/>
    <w:rsid w:val="00AB1E50"/>
    <w:rsid w:val="00AC4B9B"/>
    <w:rsid w:val="00AD06B4"/>
    <w:rsid w:val="00AE0121"/>
    <w:rsid w:val="00AE701E"/>
    <w:rsid w:val="00AF1A4D"/>
    <w:rsid w:val="00AF6D92"/>
    <w:rsid w:val="00B024DA"/>
    <w:rsid w:val="00B03662"/>
    <w:rsid w:val="00B13F6A"/>
    <w:rsid w:val="00B203E8"/>
    <w:rsid w:val="00B276A3"/>
    <w:rsid w:val="00B31DB5"/>
    <w:rsid w:val="00B406E6"/>
    <w:rsid w:val="00B61624"/>
    <w:rsid w:val="00B61DB4"/>
    <w:rsid w:val="00B76D4F"/>
    <w:rsid w:val="00BC18B1"/>
    <w:rsid w:val="00BC66CC"/>
    <w:rsid w:val="00C010C5"/>
    <w:rsid w:val="00C0540F"/>
    <w:rsid w:val="00C05DE7"/>
    <w:rsid w:val="00C15A8A"/>
    <w:rsid w:val="00C251C2"/>
    <w:rsid w:val="00C315C3"/>
    <w:rsid w:val="00C33003"/>
    <w:rsid w:val="00C52AED"/>
    <w:rsid w:val="00C605E6"/>
    <w:rsid w:val="00C9099B"/>
    <w:rsid w:val="00C94E3B"/>
    <w:rsid w:val="00CD5327"/>
    <w:rsid w:val="00CF0675"/>
    <w:rsid w:val="00CF700E"/>
    <w:rsid w:val="00D13A2B"/>
    <w:rsid w:val="00D14C87"/>
    <w:rsid w:val="00D270DC"/>
    <w:rsid w:val="00D31D32"/>
    <w:rsid w:val="00D40183"/>
    <w:rsid w:val="00D47198"/>
    <w:rsid w:val="00D51482"/>
    <w:rsid w:val="00D70D0F"/>
    <w:rsid w:val="00D7632B"/>
    <w:rsid w:val="00D803C8"/>
    <w:rsid w:val="00DA24F8"/>
    <w:rsid w:val="00DA32E5"/>
    <w:rsid w:val="00DA7D03"/>
    <w:rsid w:val="00DB530A"/>
    <w:rsid w:val="00DB62B4"/>
    <w:rsid w:val="00DD0E33"/>
    <w:rsid w:val="00DD352B"/>
    <w:rsid w:val="00DD3EB6"/>
    <w:rsid w:val="00DE038D"/>
    <w:rsid w:val="00DE3A42"/>
    <w:rsid w:val="00DF12A6"/>
    <w:rsid w:val="00E076F2"/>
    <w:rsid w:val="00E126E9"/>
    <w:rsid w:val="00E1797B"/>
    <w:rsid w:val="00E23A2B"/>
    <w:rsid w:val="00E323B4"/>
    <w:rsid w:val="00E610C6"/>
    <w:rsid w:val="00E81128"/>
    <w:rsid w:val="00E84919"/>
    <w:rsid w:val="00E87856"/>
    <w:rsid w:val="00E92410"/>
    <w:rsid w:val="00EA141F"/>
    <w:rsid w:val="00EC21ED"/>
    <w:rsid w:val="00EE0E92"/>
    <w:rsid w:val="00F05DE2"/>
    <w:rsid w:val="00F070B6"/>
    <w:rsid w:val="00F14BED"/>
    <w:rsid w:val="00F21FD0"/>
    <w:rsid w:val="00F30F16"/>
    <w:rsid w:val="00F346BB"/>
    <w:rsid w:val="00F41D08"/>
    <w:rsid w:val="00F63596"/>
    <w:rsid w:val="00F6773A"/>
    <w:rsid w:val="00F809CB"/>
    <w:rsid w:val="00FA221C"/>
    <w:rsid w:val="00FA5672"/>
    <w:rsid w:val="00FC1749"/>
    <w:rsid w:val="00FD136B"/>
    <w:rsid w:val="00FE2B13"/>
    <w:rsid w:val="00FF5F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CC36FB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96B"/>
  </w:style>
  <w:style w:type="paragraph" w:styleId="Heading3">
    <w:name w:val="heading 3"/>
    <w:basedOn w:val="Normal"/>
    <w:next w:val="Normal"/>
    <w:link w:val="Heading3Char"/>
    <w:uiPriority w:val="9"/>
    <w:unhideWhenUsed/>
    <w:qFormat/>
    <w:rsid w:val="00F63596"/>
    <w:pPr>
      <w:keepNext/>
      <w:keepLines/>
      <w:spacing w:before="200" w:line="276" w:lineRule="auto"/>
      <w:outlineLvl w:val="2"/>
    </w:pPr>
    <w:rPr>
      <w:rFonts w:ascii="Cambria" w:eastAsia="Times New Roman" w:hAnsi="Cambria" w:cs="Times New Roman"/>
      <w:b/>
      <w:bCs/>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96B"/>
    <w:pPr>
      <w:ind w:left="720"/>
      <w:contextualSpacing/>
    </w:pPr>
  </w:style>
  <w:style w:type="paragraph" w:customStyle="1" w:styleId="Reference-list-item">
    <w:name w:val="Reference-list-item"/>
    <w:basedOn w:val="BodyTextIndent2"/>
    <w:rsid w:val="00E84919"/>
    <w:pPr>
      <w:widowControl w:val="0"/>
      <w:autoSpaceDE w:val="0"/>
      <w:autoSpaceDN w:val="0"/>
      <w:adjustRightInd w:val="0"/>
    </w:pPr>
    <w:rPr>
      <w:rFonts w:ascii="Times New Roman" w:eastAsia="Times New Roman" w:hAnsi="Times New Roman" w:cs="Times New Roman"/>
      <w:noProof/>
      <w:sz w:val="20"/>
      <w:szCs w:val="22"/>
    </w:rPr>
  </w:style>
  <w:style w:type="paragraph" w:styleId="BodyTextIndent2">
    <w:name w:val="Body Text Indent 2"/>
    <w:basedOn w:val="Normal"/>
    <w:link w:val="BodyTextIndent2Char"/>
    <w:uiPriority w:val="99"/>
    <w:semiHidden/>
    <w:unhideWhenUsed/>
    <w:rsid w:val="00E84919"/>
    <w:pPr>
      <w:spacing w:after="120" w:line="480" w:lineRule="auto"/>
      <w:ind w:left="360"/>
    </w:pPr>
  </w:style>
  <w:style w:type="character" w:customStyle="1" w:styleId="BodyTextIndent2Char">
    <w:name w:val="Body Text Indent 2 Char"/>
    <w:basedOn w:val="DefaultParagraphFont"/>
    <w:link w:val="BodyTextIndent2"/>
    <w:uiPriority w:val="99"/>
    <w:semiHidden/>
    <w:rsid w:val="00E84919"/>
  </w:style>
  <w:style w:type="paragraph" w:customStyle="1" w:styleId="Normal1">
    <w:name w:val="Normal1"/>
    <w:rsid w:val="00E84919"/>
    <w:pPr>
      <w:spacing w:line="276" w:lineRule="auto"/>
    </w:pPr>
    <w:rPr>
      <w:rFonts w:ascii="Arial" w:eastAsia="Arial" w:hAnsi="Arial" w:cs="Arial"/>
      <w:color w:val="000000"/>
      <w:sz w:val="22"/>
      <w:lang w:eastAsia="ja-JP"/>
    </w:rPr>
  </w:style>
  <w:style w:type="paragraph" w:styleId="BalloonText">
    <w:name w:val="Balloon Text"/>
    <w:basedOn w:val="Normal"/>
    <w:link w:val="BalloonTextChar"/>
    <w:uiPriority w:val="99"/>
    <w:semiHidden/>
    <w:unhideWhenUsed/>
    <w:rsid w:val="00E84919"/>
    <w:rPr>
      <w:rFonts w:ascii="Lucida Grande" w:hAnsi="Lucida Grande"/>
      <w:sz w:val="18"/>
      <w:szCs w:val="18"/>
    </w:rPr>
  </w:style>
  <w:style w:type="character" w:customStyle="1" w:styleId="BalloonTextChar">
    <w:name w:val="Balloon Text Char"/>
    <w:basedOn w:val="DefaultParagraphFont"/>
    <w:link w:val="BalloonText"/>
    <w:uiPriority w:val="99"/>
    <w:semiHidden/>
    <w:rsid w:val="00E84919"/>
    <w:rPr>
      <w:rFonts w:ascii="Lucida Grande" w:hAnsi="Lucida Grande"/>
      <w:sz w:val="18"/>
      <w:szCs w:val="18"/>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CommentSubject">
    <w:name w:val="annotation subject"/>
    <w:basedOn w:val="CommentText"/>
    <w:next w:val="CommentText"/>
    <w:link w:val="CommentSubjectChar"/>
    <w:uiPriority w:val="99"/>
    <w:semiHidden/>
    <w:unhideWhenUsed/>
    <w:rsid w:val="00C010C5"/>
    <w:rPr>
      <w:b/>
      <w:bCs/>
      <w:sz w:val="20"/>
      <w:szCs w:val="20"/>
    </w:rPr>
  </w:style>
  <w:style w:type="character" w:customStyle="1" w:styleId="CommentSubjectChar">
    <w:name w:val="Comment Subject Char"/>
    <w:basedOn w:val="CommentTextChar"/>
    <w:link w:val="CommentSubject"/>
    <w:uiPriority w:val="99"/>
    <w:semiHidden/>
    <w:rsid w:val="00C010C5"/>
    <w:rPr>
      <w:b/>
      <w:bCs/>
      <w:sz w:val="20"/>
      <w:szCs w:val="20"/>
    </w:rPr>
  </w:style>
  <w:style w:type="paragraph" w:styleId="Footer">
    <w:name w:val="footer"/>
    <w:basedOn w:val="Normal"/>
    <w:link w:val="FooterChar"/>
    <w:uiPriority w:val="99"/>
    <w:unhideWhenUsed/>
    <w:rsid w:val="007676ED"/>
    <w:pPr>
      <w:tabs>
        <w:tab w:val="center" w:pos="4320"/>
        <w:tab w:val="right" w:pos="8640"/>
      </w:tabs>
    </w:pPr>
  </w:style>
  <w:style w:type="character" w:customStyle="1" w:styleId="FooterChar">
    <w:name w:val="Footer Char"/>
    <w:basedOn w:val="DefaultParagraphFont"/>
    <w:link w:val="Footer"/>
    <w:uiPriority w:val="99"/>
    <w:rsid w:val="007676ED"/>
  </w:style>
  <w:style w:type="character" w:styleId="PageNumber">
    <w:name w:val="page number"/>
    <w:basedOn w:val="DefaultParagraphFont"/>
    <w:uiPriority w:val="99"/>
    <w:semiHidden/>
    <w:unhideWhenUsed/>
    <w:rsid w:val="007676ED"/>
  </w:style>
  <w:style w:type="paragraph" w:styleId="EndnoteText">
    <w:name w:val="endnote text"/>
    <w:basedOn w:val="Normal"/>
    <w:link w:val="EndnoteTextChar"/>
    <w:uiPriority w:val="99"/>
    <w:semiHidden/>
    <w:unhideWhenUsed/>
    <w:rsid w:val="00CF700E"/>
  </w:style>
  <w:style w:type="character" w:customStyle="1" w:styleId="EndnoteTextChar">
    <w:name w:val="Endnote Text Char"/>
    <w:basedOn w:val="DefaultParagraphFont"/>
    <w:link w:val="EndnoteText"/>
    <w:uiPriority w:val="99"/>
    <w:semiHidden/>
    <w:rsid w:val="00CF700E"/>
  </w:style>
  <w:style w:type="paragraph" w:styleId="FootnoteText">
    <w:name w:val="footnote text"/>
    <w:basedOn w:val="Normal"/>
    <w:link w:val="FootnoteTextChar"/>
    <w:uiPriority w:val="99"/>
    <w:unhideWhenUsed/>
    <w:rsid w:val="00CF700E"/>
  </w:style>
  <w:style w:type="character" w:customStyle="1" w:styleId="FootnoteTextChar">
    <w:name w:val="Footnote Text Char"/>
    <w:basedOn w:val="DefaultParagraphFont"/>
    <w:link w:val="FootnoteText"/>
    <w:uiPriority w:val="99"/>
    <w:rsid w:val="00CF700E"/>
  </w:style>
  <w:style w:type="character" w:styleId="EndnoteReference">
    <w:name w:val="endnote reference"/>
    <w:basedOn w:val="DefaultParagraphFont"/>
    <w:uiPriority w:val="99"/>
    <w:semiHidden/>
    <w:unhideWhenUsed/>
    <w:rsid w:val="00CF700E"/>
    <w:rPr>
      <w:vertAlign w:val="superscript"/>
    </w:rPr>
  </w:style>
  <w:style w:type="character" w:styleId="FootnoteReference">
    <w:name w:val="footnote reference"/>
    <w:basedOn w:val="DefaultParagraphFont"/>
    <w:uiPriority w:val="99"/>
    <w:unhideWhenUsed/>
    <w:rsid w:val="00CF700E"/>
    <w:rPr>
      <w:vertAlign w:val="superscript"/>
    </w:rPr>
  </w:style>
  <w:style w:type="character" w:customStyle="1" w:styleId="email">
    <w:name w:val="email"/>
    <w:basedOn w:val="DefaultParagraphFont"/>
    <w:rsid w:val="000C6FF9"/>
  </w:style>
  <w:style w:type="character" w:styleId="Hyperlink">
    <w:name w:val="Hyperlink"/>
    <w:basedOn w:val="DefaultParagraphFont"/>
    <w:uiPriority w:val="99"/>
    <w:unhideWhenUsed/>
    <w:rsid w:val="000C6FF9"/>
    <w:rPr>
      <w:color w:val="0000FF" w:themeColor="hyperlink"/>
      <w:u w:val="single"/>
    </w:rPr>
  </w:style>
  <w:style w:type="character" w:styleId="Emphasis">
    <w:name w:val="Emphasis"/>
    <w:basedOn w:val="DefaultParagraphFont"/>
    <w:uiPriority w:val="20"/>
    <w:qFormat/>
    <w:rsid w:val="001629E4"/>
    <w:rPr>
      <w:i/>
      <w:iCs/>
    </w:rPr>
  </w:style>
  <w:style w:type="paragraph" w:styleId="Header">
    <w:name w:val="header"/>
    <w:basedOn w:val="Normal"/>
    <w:link w:val="HeaderChar"/>
    <w:uiPriority w:val="99"/>
    <w:unhideWhenUsed/>
    <w:rsid w:val="00F63596"/>
    <w:pPr>
      <w:tabs>
        <w:tab w:val="center" w:pos="4320"/>
        <w:tab w:val="right" w:pos="8640"/>
      </w:tabs>
    </w:pPr>
  </w:style>
  <w:style w:type="character" w:customStyle="1" w:styleId="HeaderChar">
    <w:name w:val="Header Char"/>
    <w:basedOn w:val="DefaultParagraphFont"/>
    <w:link w:val="Header"/>
    <w:uiPriority w:val="99"/>
    <w:rsid w:val="00F63596"/>
  </w:style>
  <w:style w:type="character" w:customStyle="1" w:styleId="Heading3Char">
    <w:name w:val="Heading 3 Char"/>
    <w:basedOn w:val="DefaultParagraphFont"/>
    <w:link w:val="Heading3"/>
    <w:uiPriority w:val="9"/>
    <w:rsid w:val="00F63596"/>
    <w:rPr>
      <w:rFonts w:ascii="Cambria" w:eastAsia="Times New Roman" w:hAnsi="Cambria" w:cs="Times New Roman"/>
      <w:b/>
      <w:bCs/>
      <w:color w:val="4F81BD"/>
      <w:sz w:val="22"/>
      <w:szCs w:val="22"/>
    </w:rPr>
  </w:style>
  <w:style w:type="paragraph" w:styleId="Caption">
    <w:name w:val="caption"/>
    <w:basedOn w:val="Normal"/>
    <w:next w:val="Normal"/>
    <w:uiPriority w:val="35"/>
    <w:unhideWhenUsed/>
    <w:qFormat/>
    <w:rsid w:val="00212500"/>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96B"/>
  </w:style>
  <w:style w:type="paragraph" w:styleId="Heading3">
    <w:name w:val="heading 3"/>
    <w:basedOn w:val="Normal"/>
    <w:next w:val="Normal"/>
    <w:link w:val="Heading3Char"/>
    <w:uiPriority w:val="9"/>
    <w:unhideWhenUsed/>
    <w:qFormat/>
    <w:rsid w:val="00F63596"/>
    <w:pPr>
      <w:keepNext/>
      <w:keepLines/>
      <w:spacing w:before="200" w:line="276" w:lineRule="auto"/>
      <w:outlineLvl w:val="2"/>
    </w:pPr>
    <w:rPr>
      <w:rFonts w:ascii="Cambria" w:eastAsia="Times New Roman" w:hAnsi="Cambria" w:cs="Times New Roman"/>
      <w:b/>
      <w:bCs/>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96B"/>
    <w:pPr>
      <w:ind w:left="720"/>
      <w:contextualSpacing/>
    </w:pPr>
  </w:style>
  <w:style w:type="paragraph" w:customStyle="1" w:styleId="Reference-list-item">
    <w:name w:val="Reference-list-item"/>
    <w:basedOn w:val="BodyTextIndent2"/>
    <w:rsid w:val="00E84919"/>
    <w:pPr>
      <w:widowControl w:val="0"/>
      <w:autoSpaceDE w:val="0"/>
      <w:autoSpaceDN w:val="0"/>
      <w:adjustRightInd w:val="0"/>
    </w:pPr>
    <w:rPr>
      <w:rFonts w:ascii="Times New Roman" w:eastAsia="Times New Roman" w:hAnsi="Times New Roman" w:cs="Times New Roman"/>
      <w:noProof/>
      <w:sz w:val="20"/>
      <w:szCs w:val="22"/>
    </w:rPr>
  </w:style>
  <w:style w:type="paragraph" w:styleId="BodyTextIndent2">
    <w:name w:val="Body Text Indent 2"/>
    <w:basedOn w:val="Normal"/>
    <w:link w:val="BodyTextIndent2Char"/>
    <w:uiPriority w:val="99"/>
    <w:semiHidden/>
    <w:unhideWhenUsed/>
    <w:rsid w:val="00E84919"/>
    <w:pPr>
      <w:spacing w:after="120" w:line="480" w:lineRule="auto"/>
      <w:ind w:left="360"/>
    </w:pPr>
  </w:style>
  <w:style w:type="character" w:customStyle="1" w:styleId="BodyTextIndent2Char">
    <w:name w:val="Body Text Indent 2 Char"/>
    <w:basedOn w:val="DefaultParagraphFont"/>
    <w:link w:val="BodyTextIndent2"/>
    <w:uiPriority w:val="99"/>
    <w:semiHidden/>
    <w:rsid w:val="00E84919"/>
  </w:style>
  <w:style w:type="paragraph" w:customStyle="1" w:styleId="Normal1">
    <w:name w:val="Normal1"/>
    <w:rsid w:val="00E84919"/>
    <w:pPr>
      <w:spacing w:line="276" w:lineRule="auto"/>
    </w:pPr>
    <w:rPr>
      <w:rFonts w:ascii="Arial" w:eastAsia="Arial" w:hAnsi="Arial" w:cs="Arial"/>
      <w:color w:val="000000"/>
      <w:sz w:val="22"/>
      <w:lang w:eastAsia="ja-JP"/>
    </w:rPr>
  </w:style>
  <w:style w:type="paragraph" w:styleId="BalloonText">
    <w:name w:val="Balloon Text"/>
    <w:basedOn w:val="Normal"/>
    <w:link w:val="BalloonTextChar"/>
    <w:uiPriority w:val="99"/>
    <w:semiHidden/>
    <w:unhideWhenUsed/>
    <w:rsid w:val="00E84919"/>
    <w:rPr>
      <w:rFonts w:ascii="Lucida Grande" w:hAnsi="Lucida Grande"/>
      <w:sz w:val="18"/>
      <w:szCs w:val="18"/>
    </w:rPr>
  </w:style>
  <w:style w:type="character" w:customStyle="1" w:styleId="BalloonTextChar">
    <w:name w:val="Balloon Text Char"/>
    <w:basedOn w:val="DefaultParagraphFont"/>
    <w:link w:val="BalloonText"/>
    <w:uiPriority w:val="99"/>
    <w:semiHidden/>
    <w:rsid w:val="00E84919"/>
    <w:rPr>
      <w:rFonts w:ascii="Lucida Grande" w:hAnsi="Lucida Grande"/>
      <w:sz w:val="18"/>
      <w:szCs w:val="18"/>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CommentSubject">
    <w:name w:val="annotation subject"/>
    <w:basedOn w:val="CommentText"/>
    <w:next w:val="CommentText"/>
    <w:link w:val="CommentSubjectChar"/>
    <w:uiPriority w:val="99"/>
    <w:semiHidden/>
    <w:unhideWhenUsed/>
    <w:rsid w:val="00C010C5"/>
    <w:rPr>
      <w:b/>
      <w:bCs/>
      <w:sz w:val="20"/>
      <w:szCs w:val="20"/>
    </w:rPr>
  </w:style>
  <w:style w:type="character" w:customStyle="1" w:styleId="CommentSubjectChar">
    <w:name w:val="Comment Subject Char"/>
    <w:basedOn w:val="CommentTextChar"/>
    <w:link w:val="CommentSubject"/>
    <w:uiPriority w:val="99"/>
    <w:semiHidden/>
    <w:rsid w:val="00C010C5"/>
    <w:rPr>
      <w:b/>
      <w:bCs/>
      <w:sz w:val="20"/>
      <w:szCs w:val="20"/>
    </w:rPr>
  </w:style>
  <w:style w:type="paragraph" w:styleId="Footer">
    <w:name w:val="footer"/>
    <w:basedOn w:val="Normal"/>
    <w:link w:val="FooterChar"/>
    <w:uiPriority w:val="99"/>
    <w:unhideWhenUsed/>
    <w:rsid w:val="007676ED"/>
    <w:pPr>
      <w:tabs>
        <w:tab w:val="center" w:pos="4320"/>
        <w:tab w:val="right" w:pos="8640"/>
      </w:tabs>
    </w:pPr>
  </w:style>
  <w:style w:type="character" w:customStyle="1" w:styleId="FooterChar">
    <w:name w:val="Footer Char"/>
    <w:basedOn w:val="DefaultParagraphFont"/>
    <w:link w:val="Footer"/>
    <w:uiPriority w:val="99"/>
    <w:rsid w:val="007676ED"/>
  </w:style>
  <w:style w:type="character" w:styleId="PageNumber">
    <w:name w:val="page number"/>
    <w:basedOn w:val="DefaultParagraphFont"/>
    <w:uiPriority w:val="99"/>
    <w:semiHidden/>
    <w:unhideWhenUsed/>
    <w:rsid w:val="007676ED"/>
  </w:style>
  <w:style w:type="paragraph" w:styleId="EndnoteText">
    <w:name w:val="endnote text"/>
    <w:basedOn w:val="Normal"/>
    <w:link w:val="EndnoteTextChar"/>
    <w:uiPriority w:val="99"/>
    <w:semiHidden/>
    <w:unhideWhenUsed/>
    <w:rsid w:val="00CF700E"/>
  </w:style>
  <w:style w:type="character" w:customStyle="1" w:styleId="EndnoteTextChar">
    <w:name w:val="Endnote Text Char"/>
    <w:basedOn w:val="DefaultParagraphFont"/>
    <w:link w:val="EndnoteText"/>
    <w:uiPriority w:val="99"/>
    <w:semiHidden/>
    <w:rsid w:val="00CF700E"/>
  </w:style>
  <w:style w:type="paragraph" w:styleId="FootnoteText">
    <w:name w:val="footnote text"/>
    <w:basedOn w:val="Normal"/>
    <w:link w:val="FootnoteTextChar"/>
    <w:uiPriority w:val="99"/>
    <w:unhideWhenUsed/>
    <w:rsid w:val="00CF700E"/>
  </w:style>
  <w:style w:type="character" w:customStyle="1" w:styleId="FootnoteTextChar">
    <w:name w:val="Footnote Text Char"/>
    <w:basedOn w:val="DefaultParagraphFont"/>
    <w:link w:val="FootnoteText"/>
    <w:uiPriority w:val="99"/>
    <w:rsid w:val="00CF700E"/>
  </w:style>
  <w:style w:type="character" w:styleId="EndnoteReference">
    <w:name w:val="endnote reference"/>
    <w:basedOn w:val="DefaultParagraphFont"/>
    <w:uiPriority w:val="99"/>
    <w:semiHidden/>
    <w:unhideWhenUsed/>
    <w:rsid w:val="00CF700E"/>
    <w:rPr>
      <w:vertAlign w:val="superscript"/>
    </w:rPr>
  </w:style>
  <w:style w:type="character" w:styleId="FootnoteReference">
    <w:name w:val="footnote reference"/>
    <w:basedOn w:val="DefaultParagraphFont"/>
    <w:uiPriority w:val="99"/>
    <w:unhideWhenUsed/>
    <w:rsid w:val="00CF700E"/>
    <w:rPr>
      <w:vertAlign w:val="superscript"/>
    </w:rPr>
  </w:style>
  <w:style w:type="character" w:customStyle="1" w:styleId="email">
    <w:name w:val="email"/>
    <w:basedOn w:val="DefaultParagraphFont"/>
    <w:rsid w:val="000C6FF9"/>
  </w:style>
  <w:style w:type="character" w:styleId="Hyperlink">
    <w:name w:val="Hyperlink"/>
    <w:basedOn w:val="DefaultParagraphFont"/>
    <w:uiPriority w:val="99"/>
    <w:unhideWhenUsed/>
    <w:rsid w:val="000C6FF9"/>
    <w:rPr>
      <w:color w:val="0000FF" w:themeColor="hyperlink"/>
      <w:u w:val="single"/>
    </w:rPr>
  </w:style>
  <w:style w:type="character" w:styleId="Emphasis">
    <w:name w:val="Emphasis"/>
    <w:basedOn w:val="DefaultParagraphFont"/>
    <w:uiPriority w:val="20"/>
    <w:qFormat/>
    <w:rsid w:val="001629E4"/>
    <w:rPr>
      <w:i/>
      <w:iCs/>
    </w:rPr>
  </w:style>
  <w:style w:type="paragraph" w:styleId="Header">
    <w:name w:val="header"/>
    <w:basedOn w:val="Normal"/>
    <w:link w:val="HeaderChar"/>
    <w:uiPriority w:val="99"/>
    <w:unhideWhenUsed/>
    <w:rsid w:val="00F63596"/>
    <w:pPr>
      <w:tabs>
        <w:tab w:val="center" w:pos="4320"/>
        <w:tab w:val="right" w:pos="8640"/>
      </w:tabs>
    </w:pPr>
  </w:style>
  <w:style w:type="character" w:customStyle="1" w:styleId="HeaderChar">
    <w:name w:val="Header Char"/>
    <w:basedOn w:val="DefaultParagraphFont"/>
    <w:link w:val="Header"/>
    <w:uiPriority w:val="99"/>
    <w:rsid w:val="00F63596"/>
  </w:style>
  <w:style w:type="character" w:customStyle="1" w:styleId="Heading3Char">
    <w:name w:val="Heading 3 Char"/>
    <w:basedOn w:val="DefaultParagraphFont"/>
    <w:link w:val="Heading3"/>
    <w:uiPriority w:val="9"/>
    <w:rsid w:val="00F63596"/>
    <w:rPr>
      <w:rFonts w:ascii="Cambria" w:eastAsia="Times New Roman" w:hAnsi="Cambria" w:cs="Times New Roman"/>
      <w:b/>
      <w:bCs/>
      <w:color w:val="4F81BD"/>
      <w:sz w:val="22"/>
      <w:szCs w:val="22"/>
    </w:rPr>
  </w:style>
  <w:style w:type="paragraph" w:styleId="Caption">
    <w:name w:val="caption"/>
    <w:basedOn w:val="Normal"/>
    <w:next w:val="Normal"/>
    <w:uiPriority w:val="35"/>
    <w:unhideWhenUsed/>
    <w:qFormat/>
    <w:rsid w:val="00212500"/>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03975">
      <w:bodyDiv w:val="1"/>
      <w:marLeft w:val="0"/>
      <w:marRight w:val="0"/>
      <w:marTop w:val="0"/>
      <w:marBottom w:val="0"/>
      <w:divBdr>
        <w:top w:val="none" w:sz="0" w:space="0" w:color="auto"/>
        <w:left w:val="none" w:sz="0" w:space="0" w:color="auto"/>
        <w:bottom w:val="none" w:sz="0" w:space="0" w:color="auto"/>
        <w:right w:val="none" w:sz="0" w:space="0" w:color="auto"/>
      </w:divBdr>
      <w:divsChild>
        <w:div w:id="1206715643">
          <w:marLeft w:val="0"/>
          <w:marRight w:val="0"/>
          <w:marTop w:val="0"/>
          <w:marBottom w:val="0"/>
          <w:divBdr>
            <w:top w:val="none" w:sz="0" w:space="0" w:color="auto"/>
            <w:left w:val="none" w:sz="0" w:space="0" w:color="auto"/>
            <w:bottom w:val="none" w:sz="0" w:space="0" w:color="auto"/>
            <w:right w:val="none" w:sz="0" w:space="0" w:color="auto"/>
          </w:divBdr>
          <w:divsChild>
            <w:div w:id="2070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7708">
      <w:bodyDiv w:val="1"/>
      <w:marLeft w:val="0"/>
      <w:marRight w:val="0"/>
      <w:marTop w:val="0"/>
      <w:marBottom w:val="0"/>
      <w:divBdr>
        <w:top w:val="none" w:sz="0" w:space="0" w:color="auto"/>
        <w:left w:val="none" w:sz="0" w:space="0" w:color="auto"/>
        <w:bottom w:val="none" w:sz="0" w:space="0" w:color="auto"/>
        <w:right w:val="none" w:sz="0" w:space="0" w:color="auto"/>
      </w:divBdr>
      <w:divsChild>
        <w:div w:id="1651444526">
          <w:marLeft w:val="0"/>
          <w:marRight w:val="0"/>
          <w:marTop w:val="0"/>
          <w:marBottom w:val="0"/>
          <w:divBdr>
            <w:top w:val="none" w:sz="0" w:space="0" w:color="auto"/>
            <w:left w:val="none" w:sz="0" w:space="0" w:color="auto"/>
            <w:bottom w:val="none" w:sz="0" w:space="0" w:color="auto"/>
            <w:right w:val="none" w:sz="0" w:space="0" w:color="auto"/>
          </w:divBdr>
          <w:divsChild>
            <w:div w:id="101785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dmp.cdlib.org/" TargetMode="External"/><Relationship Id="rId2" Type="http://schemas.openxmlformats.org/officeDocument/2006/relationships/hyperlink" Target="https://dmptool.org" TargetMode="External"/><Relationship Id="rId3" Type="http://schemas.openxmlformats.org/officeDocument/2006/relationships/hyperlink" Target="https://dmp.cdlib.org/"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2F5912-481A-3942-A81B-D5CCBE27A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5994</Words>
  <Characters>34172</Characters>
  <Application>Microsoft Macintosh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Sherry Lake</dc:creator>
  <cp:lastModifiedBy>Sherry Lake</cp:lastModifiedBy>
  <cp:revision>2</cp:revision>
  <cp:lastPrinted>2013-07-24T14:47:00Z</cp:lastPrinted>
  <dcterms:created xsi:type="dcterms:W3CDTF">2016-02-01T20:15:00Z</dcterms:created>
  <dcterms:modified xsi:type="dcterms:W3CDTF">2016-02-01T20:15:00Z</dcterms:modified>
</cp:coreProperties>
</file>